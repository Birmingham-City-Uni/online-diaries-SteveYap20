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669F" w14:textId="0B3510A6" w:rsidR="00F77780" w:rsidRDefault="00081FC4" w:rsidP="00F77780">
      <w:pPr>
        <w:jc w:val="both"/>
        <w:rPr>
          <w:shd w:val="clear" w:color="auto" w:fill="FFFFFF"/>
        </w:rPr>
      </w:pPr>
      <w:r w:rsidRPr="00081FC4">
        <w:rPr>
          <w:noProof/>
          <w:shd w:val="clear" w:color="auto" w:fill="FFFFFF"/>
        </w:rPr>
        <mc:AlternateContent>
          <mc:Choice Requires="wps">
            <w:drawing>
              <wp:anchor distT="45720" distB="45720" distL="114300" distR="114300" simplePos="0" relativeHeight="251662336" behindDoc="0" locked="0" layoutInCell="1" allowOverlap="1" wp14:anchorId="2D95D007" wp14:editId="07D207AF">
                <wp:simplePos x="0" y="0"/>
                <wp:positionH relativeFrom="column">
                  <wp:posOffset>-121920</wp:posOffset>
                </wp:positionH>
                <wp:positionV relativeFrom="paragraph">
                  <wp:posOffset>7543800</wp:posOffset>
                </wp:positionV>
                <wp:extent cx="3695700" cy="1303020"/>
                <wp:effectExtent l="0" t="0" r="1905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303020"/>
                        </a:xfrm>
                        <a:prstGeom prst="rect">
                          <a:avLst/>
                        </a:prstGeom>
                        <a:solidFill>
                          <a:srgbClr val="FFFFFF"/>
                        </a:solidFill>
                        <a:ln w="9525">
                          <a:solidFill>
                            <a:schemeClr val="bg1"/>
                          </a:solidFill>
                          <a:miter lim="800000"/>
                          <a:headEnd/>
                          <a:tailEnd/>
                        </a:ln>
                      </wps:spPr>
                      <wps:txbx>
                        <w:txbxContent>
                          <w:p w14:paraId="45D183B2" w14:textId="349150DA" w:rsidR="00376F13" w:rsidRPr="007A6422" w:rsidRDefault="00376F13">
                            <w:pPr>
                              <w:rPr>
                                <w:sz w:val="24"/>
                                <w:szCs w:val="24"/>
                              </w:rPr>
                            </w:pPr>
                            <w:r w:rsidRPr="007A6422">
                              <w:rPr>
                                <w:sz w:val="24"/>
                                <w:szCs w:val="24"/>
                              </w:rPr>
                              <w:t>Report written by: (Steve) Yap Hou Yuen</w:t>
                            </w:r>
                          </w:p>
                          <w:p w14:paraId="37929820" w14:textId="701B9109" w:rsidR="00376F13" w:rsidRPr="007A6422" w:rsidRDefault="00376F13">
                            <w:pPr>
                              <w:rPr>
                                <w:sz w:val="24"/>
                                <w:szCs w:val="24"/>
                              </w:rPr>
                            </w:pPr>
                            <w:r w:rsidRPr="007A6422">
                              <w:rPr>
                                <w:sz w:val="24"/>
                                <w:szCs w:val="24"/>
                              </w:rPr>
                              <w:t>Student ID: 19159521</w:t>
                            </w:r>
                          </w:p>
                          <w:p w14:paraId="6264FF7D" w14:textId="664BC5B9" w:rsidR="00376F13" w:rsidRPr="007A6422" w:rsidRDefault="00376F13">
                            <w:pPr>
                              <w:rPr>
                                <w:sz w:val="24"/>
                                <w:szCs w:val="24"/>
                              </w:rPr>
                            </w:pPr>
                            <w:r w:rsidRPr="007A6422">
                              <w:rPr>
                                <w:sz w:val="24"/>
                                <w:szCs w:val="24"/>
                              </w:rPr>
                              <w:t>Date: 11/11/2020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5D007" id="_x0000_t202" coordsize="21600,21600" o:spt="202" path="m,l,21600r21600,l21600,xe">
                <v:stroke joinstyle="miter"/>
                <v:path gradientshapeok="t" o:connecttype="rect"/>
              </v:shapetype>
              <v:shape id="Text Box 2" o:spid="_x0000_s1026" type="#_x0000_t202" style="position:absolute;left:0;text-align:left;margin-left:-9.6pt;margin-top:594pt;width:291pt;height:102.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" strokecolor="white [3212]">
                <v:textbox>
                  <w:txbxContent>
                    <w:p w14:paraId="45D183B2" w14:textId="349150DA" w:rsidR="00376F13" w:rsidRPr="007A6422" w:rsidRDefault="00376F13">
                      <w:pPr>
                        <w:rPr>
                          <w:sz w:val="24"/>
                          <w:szCs w:val="24"/>
                        </w:rPr>
                      </w:pPr>
                      <w:r w:rsidRPr="007A6422">
                        <w:rPr>
                          <w:sz w:val="24"/>
                          <w:szCs w:val="24"/>
                        </w:rPr>
                        <w:t>Report written by: (Steve) Yap Hou Yuen</w:t>
                      </w:r>
                    </w:p>
                    <w:p w14:paraId="37929820" w14:textId="701B9109" w:rsidR="00376F13" w:rsidRPr="007A6422" w:rsidRDefault="00376F13">
                      <w:pPr>
                        <w:rPr>
                          <w:sz w:val="24"/>
                          <w:szCs w:val="24"/>
                        </w:rPr>
                      </w:pPr>
                      <w:r w:rsidRPr="007A6422">
                        <w:rPr>
                          <w:sz w:val="24"/>
                          <w:szCs w:val="24"/>
                        </w:rPr>
                        <w:t>Student ID: 19159521</w:t>
                      </w:r>
                    </w:p>
                    <w:p w14:paraId="6264FF7D" w14:textId="664BC5B9" w:rsidR="00376F13" w:rsidRPr="007A6422" w:rsidRDefault="00376F13">
                      <w:pPr>
                        <w:rPr>
                          <w:sz w:val="24"/>
                          <w:szCs w:val="24"/>
                        </w:rPr>
                      </w:pPr>
                      <w:r w:rsidRPr="007A6422">
                        <w:rPr>
                          <w:sz w:val="24"/>
                          <w:szCs w:val="24"/>
                        </w:rPr>
                        <w:t>Date: 11/11/2020</w:t>
                      </w:r>
                    </w:p>
                  </w:txbxContent>
                </v:textbox>
                <w10:wrap type="square"/>
              </v:shape>
            </w:pict>
          </mc:Fallback>
        </mc:AlternateContent>
      </w:r>
      <w:r w:rsidRPr="00081FC4">
        <w:rPr>
          <w:noProof/>
          <w:shd w:val="clear" w:color="auto" w:fill="FFFFFF"/>
        </w:rPr>
        <mc:AlternateContent>
          <mc:Choice Requires="wps">
            <w:drawing>
              <wp:anchor distT="45720" distB="45720" distL="114300" distR="114300" simplePos="0" relativeHeight="251660288" behindDoc="0" locked="0" layoutInCell="1" allowOverlap="1" wp14:anchorId="25B06C7E" wp14:editId="47BA58EE">
                <wp:simplePos x="0" y="0"/>
                <wp:positionH relativeFrom="column">
                  <wp:posOffset>76200</wp:posOffset>
                </wp:positionH>
                <wp:positionV relativeFrom="paragraph">
                  <wp:posOffset>769620</wp:posOffset>
                </wp:positionV>
                <wp:extent cx="4953000" cy="14020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2080"/>
                        </a:xfrm>
                        <a:prstGeom prst="rect">
                          <a:avLst/>
                        </a:prstGeom>
                        <a:solidFill>
                          <a:srgbClr val="FFFFFF"/>
                        </a:solidFill>
                        <a:ln w="9525">
                          <a:solidFill>
                            <a:schemeClr val="bg1"/>
                          </a:solidFill>
                          <a:miter lim="800000"/>
                          <a:headEnd/>
                          <a:tailEnd/>
                        </a:ln>
                      </wps:spPr>
                      <wps:txbx>
                        <w:txbxContent>
                          <w:p w14:paraId="4D16EA54" w14:textId="337F8CFB" w:rsidR="00376F13" w:rsidRPr="00081FC4" w:rsidRDefault="00376F13" w:rsidP="00081FC4">
                            <w:pPr>
                              <w:spacing w:line="360" w:lineRule="auto"/>
                              <w:jc w:val="center"/>
                              <w:rPr>
                                <w:sz w:val="40"/>
                                <w:szCs w:val="40"/>
                              </w:rPr>
                            </w:pPr>
                            <w:r w:rsidRPr="00081FC4">
                              <w:rPr>
                                <w:sz w:val="40"/>
                                <w:szCs w:val="40"/>
                              </w:rPr>
                              <w:t>Professional Practice for Game Development</w:t>
                            </w:r>
                          </w:p>
                          <w:p w14:paraId="032888D6" w14:textId="6C5D8F4D" w:rsidR="00376F13" w:rsidRDefault="00376F13" w:rsidP="00081FC4">
                            <w:pPr>
                              <w:spacing w:line="360" w:lineRule="auto"/>
                              <w:jc w:val="center"/>
                              <w:rPr>
                                <w:sz w:val="24"/>
                                <w:szCs w:val="24"/>
                              </w:rPr>
                            </w:pPr>
                            <w:r w:rsidRPr="00081FC4">
                              <w:rPr>
                                <w:sz w:val="24"/>
                                <w:szCs w:val="24"/>
                              </w:rPr>
                              <w:t>CMP4271</w:t>
                            </w:r>
                          </w:p>
                          <w:p w14:paraId="5C4F6439" w14:textId="0E4E2D3D" w:rsidR="00376F13" w:rsidRPr="00081FC4" w:rsidRDefault="00376F13" w:rsidP="00081FC4">
                            <w:pPr>
                              <w:spacing w:line="360" w:lineRule="auto"/>
                              <w:jc w:val="center"/>
                              <w:rPr>
                                <w:sz w:val="24"/>
                                <w:szCs w:val="24"/>
                              </w:rPr>
                            </w:pPr>
                            <w:r>
                              <w:rPr>
                                <w:sz w:val="24"/>
                                <w:szCs w:val="24"/>
                              </w:rPr>
                              <w:t>BSc (Hons) Computer Games Technology</w:t>
                            </w:r>
                          </w:p>
                          <w:p w14:paraId="7088E6EC" w14:textId="0F3D88FA" w:rsidR="00376F13" w:rsidRDefault="00376F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6C7E" id="_x0000_s1027" type="#_x0000_t202" style="position:absolute;left:0;text-align:left;margin-left:6pt;margin-top:60.6pt;width:390pt;height:110.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" strokecolor="white [3212]">
                <v:textbox>
                  <w:txbxContent>
                    <w:p w14:paraId="4D16EA54" w14:textId="337F8CFB" w:rsidR="00376F13" w:rsidRPr="00081FC4" w:rsidRDefault="00376F13" w:rsidP="00081FC4">
                      <w:pPr>
                        <w:spacing w:line="360" w:lineRule="auto"/>
                        <w:jc w:val="center"/>
                        <w:rPr>
                          <w:sz w:val="40"/>
                          <w:szCs w:val="40"/>
                        </w:rPr>
                      </w:pPr>
                      <w:r w:rsidRPr="00081FC4">
                        <w:rPr>
                          <w:sz w:val="40"/>
                          <w:szCs w:val="40"/>
                        </w:rPr>
                        <w:t>Professional Practice for Game Development</w:t>
                      </w:r>
                    </w:p>
                    <w:p w14:paraId="032888D6" w14:textId="6C5D8F4D" w:rsidR="00376F13" w:rsidRDefault="00376F13" w:rsidP="00081FC4">
                      <w:pPr>
                        <w:spacing w:line="360" w:lineRule="auto"/>
                        <w:jc w:val="center"/>
                        <w:rPr>
                          <w:sz w:val="24"/>
                          <w:szCs w:val="24"/>
                        </w:rPr>
                      </w:pPr>
                      <w:r w:rsidRPr="00081FC4">
                        <w:rPr>
                          <w:sz w:val="24"/>
                          <w:szCs w:val="24"/>
                        </w:rPr>
                        <w:t>CMP4271</w:t>
                      </w:r>
                    </w:p>
                    <w:p w14:paraId="5C4F6439" w14:textId="0E4E2D3D" w:rsidR="00376F13" w:rsidRPr="00081FC4" w:rsidRDefault="00376F13" w:rsidP="00081FC4">
                      <w:pPr>
                        <w:spacing w:line="360" w:lineRule="auto"/>
                        <w:jc w:val="center"/>
                        <w:rPr>
                          <w:sz w:val="24"/>
                          <w:szCs w:val="24"/>
                        </w:rPr>
                      </w:pPr>
                      <w:r>
                        <w:rPr>
                          <w:sz w:val="24"/>
                          <w:szCs w:val="24"/>
                        </w:rPr>
                        <w:t>BSc (Hons) Computer Games Technology</w:t>
                      </w:r>
                    </w:p>
                    <w:p w14:paraId="7088E6EC" w14:textId="0F3D88FA" w:rsidR="00376F13" w:rsidRDefault="00376F13"/>
                  </w:txbxContent>
                </v:textbox>
                <w10:wrap type="square"/>
              </v:shape>
            </w:pict>
          </mc:Fallback>
        </mc:AlternateContent>
      </w:r>
      <w:r>
        <w:rPr>
          <w:noProof/>
        </w:rPr>
        <w:drawing>
          <wp:anchor distT="0" distB="0" distL="114300" distR="114300" simplePos="0" relativeHeight="251658240" behindDoc="1" locked="0" layoutInCell="1" allowOverlap="1" wp14:anchorId="12BB1086" wp14:editId="01ECE933">
            <wp:simplePos x="0" y="0"/>
            <wp:positionH relativeFrom="margin">
              <wp:posOffset>-327660</wp:posOffset>
            </wp:positionH>
            <wp:positionV relativeFrom="paragraph">
              <wp:posOffset>0</wp:posOffset>
            </wp:positionV>
            <wp:extent cx="6581775" cy="9326880"/>
            <wp:effectExtent l="0" t="0" r="9525" b="7620"/>
            <wp:wrapTight wrapText="bothSides">
              <wp:wrapPolygon edited="0">
                <wp:start x="0" y="0"/>
                <wp:lineTo x="0" y="21574"/>
                <wp:lineTo x="21569" y="21574"/>
                <wp:lineTo x="21569" y="0"/>
                <wp:lineTo x="0" y="0"/>
              </wp:wrapPolygon>
            </wp:wrapTight>
            <wp:docPr id="1" name="Picture 1" descr="Cover Page Template in Word For Report - Download Design Templates | Cover  page template, Cover page template word, Book cover desig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Template in Word For Report - Download Design Templates | Cover  page template, Cover page template word, Book cover design templ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81775" cy="932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0B1" w:rsidRPr="00124003">
        <w:rPr>
          <w:shd w:val="clear" w:color="auto" w:fill="FFFFFF"/>
        </w:rPr>
        <w:br w:type="page"/>
      </w:r>
    </w:p>
    <w:sdt>
      <w:sdtPr>
        <w:rPr>
          <w:rFonts w:asciiTheme="minorHAnsi" w:eastAsiaTheme="minorHAnsi" w:hAnsiTheme="minorHAnsi" w:cstheme="minorBidi"/>
          <w:color w:val="auto"/>
          <w:sz w:val="22"/>
          <w:szCs w:val="22"/>
          <w:lang w:val="en-MY"/>
        </w:rPr>
        <w:id w:val="1932775168"/>
        <w:docPartObj>
          <w:docPartGallery w:val="Table of Contents"/>
          <w:docPartUnique/>
        </w:docPartObj>
      </w:sdtPr>
      <w:sdtEndPr>
        <w:rPr>
          <w:b/>
          <w:bCs/>
          <w:noProof/>
        </w:rPr>
      </w:sdtEndPr>
      <w:sdtContent>
        <w:p w14:paraId="5074E689" w14:textId="5F040E01" w:rsidR="00F77780" w:rsidRDefault="00F77780" w:rsidP="00E42E4D">
          <w:pPr>
            <w:pStyle w:val="TOCHeading"/>
            <w:spacing w:line="360" w:lineRule="auto"/>
          </w:pPr>
          <w:r>
            <w:t>Table of Contents</w:t>
          </w:r>
        </w:p>
        <w:p w14:paraId="0A5A7380" w14:textId="28E72D7A" w:rsidR="00376F13" w:rsidRDefault="00F77780">
          <w:pPr>
            <w:pStyle w:val="TOC1"/>
            <w:tabs>
              <w:tab w:val="left" w:pos="440"/>
              <w:tab w:val="right" w:leader="dot" w:pos="9016"/>
            </w:tabs>
            <w:rPr>
              <w:rFonts w:eastAsiaTheme="minorEastAsia"/>
              <w:noProof/>
              <w:lang w:eastAsia="en-MY"/>
            </w:rPr>
          </w:pPr>
          <w:r>
            <w:fldChar w:fldCharType="begin"/>
          </w:r>
          <w:r>
            <w:instrText xml:space="preserve"> TOC \o "1-3" \h \z \u </w:instrText>
          </w:r>
          <w:r>
            <w:fldChar w:fldCharType="separate"/>
          </w:r>
          <w:hyperlink w:anchor="_Toc56777717" w:history="1">
            <w:r w:rsidR="00376F13" w:rsidRPr="003C0F7E">
              <w:rPr>
                <w:rStyle w:val="Hyperlink"/>
                <w:noProof/>
              </w:rPr>
              <w:t>1.</w:t>
            </w:r>
            <w:r w:rsidR="00376F13">
              <w:rPr>
                <w:rFonts w:eastAsiaTheme="minorEastAsia"/>
                <w:noProof/>
                <w:lang w:eastAsia="en-MY"/>
              </w:rPr>
              <w:tab/>
            </w:r>
            <w:r w:rsidR="00376F13" w:rsidRPr="003C0F7E">
              <w:rPr>
                <w:rStyle w:val="Hyperlink"/>
                <w:noProof/>
                <w:shd w:val="clear" w:color="auto" w:fill="FFFFFF"/>
              </w:rPr>
              <w:t>Abstract</w:t>
            </w:r>
            <w:r w:rsidR="00376F13">
              <w:rPr>
                <w:noProof/>
                <w:webHidden/>
              </w:rPr>
              <w:tab/>
            </w:r>
            <w:r w:rsidR="00376F13">
              <w:rPr>
                <w:noProof/>
                <w:webHidden/>
              </w:rPr>
              <w:fldChar w:fldCharType="begin"/>
            </w:r>
            <w:r w:rsidR="00376F13">
              <w:rPr>
                <w:noProof/>
                <w:webHidden/>
              </w:rPr>
              <w:instrText xml:space="preserve"> PAGEREF _Toc56777717 \h </w:instrText>
            </w:r>
            <w:r w:rsidR="00376F13">
              <w:rPr>
                <w:noProof/>
                <w:webHidden/>
              </w:rPr>
            </w:r>
            <w:r w:rsidR="00376F13">
              <w:rPr>
                <w:noProof/>
                <w:webHidden/>
              </w:rPr>
              <w:fldChar w:fldCharType="separate"/>
            </w:r>
            <w:r w:rsidR="00376F13">
              <w:rPr>
                <w:noProof/>
                <w:webHidden/>
              </w:rPr>
              <w:t>3</w:t>
            </w:r>
            <w:r w:rsidR="00376F13">
              <w:rPr>
                <w:noProof/>
                <w:webHidden/>
              </w:rPr>
              <w:fldChar w:fldCharType="end"/>
            </w:r>
          </w:hyperlink>
        </w:p>
        <w:p w14:paraId="4B0DB749" w14:textId="0DCDEA8D" w:rsidR="00376F13" w:rsidRDefault="00376F13">
          <w:pPr>
            <w:pStyle w:val="TOC1"/>
            <w:tabs>
              <w:tab w:val="left" w:pos="440"/>
              <w:tab w:val="right" w:leader="dot" w:pos="9016"/>
            </w:tabs>
            <w:rPr>
              <w:rFonts w:eastAsiaTheme="minorEastAsia"/>
              <w:noProof/>
              <w:lang w:eastAsia="en-MY"/>
            </w:rPr>
          </w:pPr>
          <w:hyperlink w:anchor="_Toc56777718" w:history="1">
            <w:r w:rsidRPr="003C0F7E">
              <w:rPr>
                <w:rStyle w:val="Hyperlink"/>
                <w:noProof/>
              </w:rPr>
              <w:t>2.</w:t>
            </w:r>
            <w:r>
              <w:rPr>
                <w:rFonts w:eastAsiaTheme="minorEastAsia"/>
                <w:noProof/>
                <w:lang w:eastAsia="en-MY"/>
              </w:rPr>
              <w:tab/>
            </w:r>
            <w:r w:rsidRPr="003C0F7E">
              <w:rPr>
                <w:rStyle w:val="Hyperlink"/>
                <w:noProof/>
                <w:shd w:val="clear" w:color="auto" w:fill="FFFFFF"/>
              </w:rPr>
              <w:t>Introduction</w:t>
            </w:r>
            <w:r>
              <w:rPr>
                <w:noProof/>
                <w:webHidden/>
              </w:rPr>
              <w:tab/>
            </w:r>
            <w:r>
              <w:rPr>
                <w:noProof/>
                <w:webHidden/>
              </w:rPr>
              <w:fldChar w:fldCharType="begin"/>
            </w:r>
            <w:r>
              <w:rPr>
                <w:noProof/>
                <w:webHidden/>
              </w:rPr>
              <w:instrText xml:space="preserve"> PAGEREF _Toc56777718 \h </w:instrText>
            </w:r>
            <w:r>
              <w:rPr>
                <w:noProof/>
                <w:webHidden/>
              </w:rPr>
            </w:r>
            <w:r>
              <w:rPr>
                <w:noProof/>
                <w:webHidden/>
              </w:rPr>
              <w:fldChar w:fldCharType="separate"/>
            </w:r>
            <w:r>
              <w:rPr>
                <w:noProof/>
                <w:webHidden/>
              </w:rPr>
              <w:t>4</w:t>
            </w:r>
            <w:r>
              <w:rPr>
                <w:noProof/>
                <w:webHidden/>
              </w:rPr>
              <w:fldChar w:fldCharType="end"/>
            </w:r>
          </w:hyperlink>
        </w:p>
        <w:p w14:paraId="683D57CA" w14:textId="77BFF669" w:rsidR="00376F13" w:rsidRDefault="00376F13">
          <w:pPr>
            <w:pStyle w:val="TOC2"/>
            <w:tabs>
              <w:tab w:val="left" w:pos="880"/>
              <w:tab w:val="right" w:leader="dot" w:pos="9016"/>
            </w:tabs>
            <w:rPr>
              <w:rFonts w:eastAsiaTheme="minorEastAsia"/>
              <w:noProof/>
              <w:lang w:eastAsia="en-MY"/>
            </w:rPr>
          </w:pPr>
          <w:hyperlink w:anchor="_Toc56777719" w:history="1">
            <w:r w:rsidRPr="003C0F7E">
              <w:rPr>
                <w:rStyle w:val="Hyperlink"/>
                <w:noProof/>
              </w:rPr>
              <w:t>2.1.</w:t>
            </w:r>
            <w:r>
              <w:rPr>
                <w:rFonts w:eastAsiaTheme="minorEastAsia"/>
                <w:noProof/>
                <w:lang w:eastAsia="en-MY"/>
              </w:rPr>
              <w:tab/>
            </w:r>
            <w:r w:rsidRPr="003C0F7E">
              <w:rPr>
                <w:rStyle w:val="Hyperlink"/>
                <w:noProof/>
                <w:shd w:val="clear" w:color="auto" w:fill="FFFFFF"/>
              </w:rPr>
              <w:t>Teams and collaborations</w:t>
            </w:r>
            <w:r>
              <w:rPr>
                <w:noProof/>
                <w:webHidden/>
              </w:rPr>
              <w:tab/>
            </w:r>
            <w:r>
              <w:rPr>
                <w:noProof/>
                <w:webHidden/>
              </w:rPr>
              <w:fldChar w:fldCharType="begin"/>
            </w:r>
            <w:r>
              <w:rPr>
                <w:noProof/>
                <w:webHidden/>
              </w:rPr>
              <w:instrText xml:space="preserve"> PAGEREF _Toc56777719 \h </w:instrText>
            </w:r>
            <w:r>
              <w:rPr>
                <w:noProof/>
                <w:webHidden/>
              </w:rPr>
            </w:r>
            <w:r>
              <w:rPr>
                <w:noProof/>
                <w:webHidden/>
              </w:rPr>
              <w:fldChar w:fldCharType="separate"/>
            </w:r>
            <w:r>
              <w:rPr>
                <w:noProof/>
                <w:webHidden/>
              </w:rPr>
              <w:t>4</w:t>
            </w:r>
            <w:r>
              <w:rPr>
                <w:noProof/>
                <w:webHidden/>
              </w:rPr>
              <w:fldChar w:fldCharType="end"/>
            </w:r>
          </w:hyperlink>
        </w:p>
        <w:p w14:paraId="145DCC48" w14:textId="6F3D65B6" w:rsidR="00376F13" w:rsidRDefault="00376F13">
          <w:pPr>
            <w:pStyle w:val="TOC1"/>
            <w:tabs>
              <w:tab w:val="left" w:pos="440"/>
              <w:tab w:val="right" w:leader="dot" w:pos="9016"/>
            </w:tabs>
            <w:rPr>
              <w:rFonts w:eastAsiaTheme="minorEastAsia"/>
              <w:noProof/>
              <w:lang w:eastAsia="en-MY"/>
            </w:rPr>
          </w:pPr>
          <w:hyperlink w:anchor="_Toc56777720" w:history="1">
            <w:r w:rsidRPr="003C0F7E">
              <w:rPr>
                <w:rStyle w:val="Hyperlink"/>
                <w:noProof/>
              </w:rPr>
              <w:t>3.</w:t>
            </w:r>
            <w:r>
              <w:rPr>
                <w:rFonts w:eastAsiaTheme="minorEastAsia"/>
                <w:noProof/>
                <w:lang w:eastAsia="en-MY"/>
              </w:rPr>
              <w:tab/>
            </w:r>
            <w:r w:rsidRPr="003C0F7E">
              <w:rPr>
                <w:rStyle w:val="Hyperlink"/>
                <w:noProof/>
                <w:shd w:val="clear" w:color="auto" w:fill="FFFFFF"/>
              </w:rPr>
              <w:t>Method</w:t>
            </w:r>
            <w:r>
              <w:rPr>
                <w:noProof/>
                <w:webHidden/>
              </w:rPr>
              <w:tab/>
            </w:r>
            <w:r>
              <w:rPr>
                <w:noProof/>
                <w:webHidden/>
              </w:rPr>
              <w:fldChar w:fldCharType="begin"/>
            </w:r>
            <w:r>
              <w:rPr>
                <w:noProof/>
                <w:webHidden/>
              </w:rPr>
              <w:instrText xml:space="preserve"> PAGEREF _Toc56777720 \h </w:instrText>
            </w:r>
            <w:r>
              <w:rPr>
                <w:noProof/>
                <w:webHidden/>
              </w:rPr>
            </w:r>
            <w:r>
              <w:rPr>
                <w:noProof/>
                <w:webHidden/>
              </w:rPr>
              <w:fldChar w:fldCharType="separate"/>
            </w:r>
            <w:r>
              <w:rPr>
                <w:noProof/>
                <w:webHidden/>
              </w:rPr>
              <w:t>4</w:t>
            </w:r>
            <w:r>
              <w:rPr>
                <w:noProof/>
                <w:webHidden/>
              </w:rPr>
              <w:fldChar w:fldCharType="end"/>
            </w:r>
          </w:hyperlink>
        </w:p>
        <w:p w14:paraId="6D72AF35" w14:textId="1EB32C21" w:rsidR="00376F13" w:rsidRDefault="00376F13">
          <w:pPr>
            <w:pStyle w:val="TOC2"/>
            <w:tabs>
              <w:tab w:val="left" w:pos="880"/>
              <w:tab w:val="right" w:leader="dot" w:pos="9016"/>
            </w:tabs>
            <w:rPr>
              <w:rFonts w:eastAsiaTheme="minorEastAsia"/>
              <w:noProof/>
              <w:lang w:eastAsia="en-MY"/>
            </w:rPr>
          </w:pPr>
          <w:hyperlink w:anchor="_Toc56777721" w:history="1">
            <w:r w:rsidRPr="003C0F7E">
              <w:rPr>
                <w:rStyle w:val="Hyperlink"/>
                <w:noProof/>
              </w:rPr>
              <w:t>3.1.</w:t>
            </w:r>
            <w:r>
              <w:rPr>
                <w:rFonts w:eastAsiaTheme="minorEastAsia"/>
                <w:noProof/>
                <w:lang w:eastAsia="en-MY"/>
              </w:rPr>
              <w:tab/>
            </w:r>
            <w:r w:rsidRPr="003C0F7E">
              <w:rPr>
                <w:rStyle w:val="Hyperlink"/>
                <w:noProof/>
                <w:shd w:val="clear" w:color="auto" w:fill="FFFFFF"/>
              </w:rPr>
              <w:t>Participants</w:t>
            </w:r>
            <w:r>
              <w:rPr>
                <w:noProof/>
                <w:webHidden/>
              </w:rPr>
              <w:tab/>
            </w:r>
            <w:r>
              <w:rPr>
                <w:noProof/>
                <w:webHidden/>
              </w:rPr>
              <w:fldChar w:fldCharType="begin"/>
            </w:r>
            <w:r>
              <w:rPr>
                <w:noProof/>
                <w:webHidden/>
              </w:rPr>
              <w:instrText xml:space="preserve"> PAGEREF _Toc56777721 \h </w:instrText>
            </w:r>
            <w:r>
              <w:rPr>
                <w:noProof/>
                <w:webHidden/>
              </w:rPr>
            </w:r>
            <w:r>
              <w:rPr>
                <w:noProof/>
                <w:webHidden/>
              </w:rPr>
              <w:fldChar w:fldCharType="separate"/>
            </w:r>
            <w:r>
              <w:rPr>
                <w:noProof/>
                <w:webHidden/>
              </w:rPr>
              <w:t>4</w:t>
            </w:r>
            <w:r>
              <w:rPr>
                <w:noProof/>
                <w:webHidden/>
              </w:rPr>
              <w:fldChar w:fldCharType="end"/>
            </w:r>
          </w:hyperlink>
        </w:p>
        <w:p w14:paraId="63B88847" w14:textId="7EC5B4D2" w:rsidR="00376F13" w:rsidRDefault="00376F13">
          <w:pPr>
            <w:pStyle w:val="TOC1"/>
            <w:tabs>
              <w:tab w:val="left" w:pos="440"/>
              <w:tab w:val="right" w:leader="dot" w:pos="9016"/>
            </w:tabs>
            <w:rPr>
              <w:rFonts w:eastAsiaTheme="minorEastAsia"/>
              <w:noProof/>
              <w:lang w:eastAsia="en-MY"/>
            </w:rPr>
          </w:pPr>
          <w:hyperlink w:anchor="_Toc56777722" w:history="1">
            <w:r w:rsidRPr="003C0F7E">
              <w:rPr>
                <w:rStyle w:val="Hyperlink"/>
                <w:noProof/>
              </w:rPr>
              <w:t>4.</w:t>
            </w:r>
            <w:r>
              <w:rPr>
                <w:rFonts w:eastAsiaTheme="minorEastAsia"/>
                <w:noProof/>
                <w:lang w:eastAsia="en-MY"/>
              </w:rPr>
              <w:tab/>
            </w:r>
            <w:r w:rsidRPr="003C0F7E">
              <w:rPr>
                <w:rStyle w:val="Hyperlink"/>
                <w:noProof/>
                <w:shd w:val="clear" w:color="auto" w:fill="FFFFFF"/>
              </w:rPr>
              <w:t>Online Employability Trading Game</w:t>
            </w:r>
            <w:r>
              <w:rPr>
                <w:noProof/>
                <w:webHidden/>
              </w:rPr>
              <w:tab/>
            </w:r>
            <w:r>
              <w:rPr>
                <w:noProof/>
                <w:webHidden/>
              </w:rPr>
              <w:fldChar w:fldCharType="begin"/>
            </w:r>
            <w:r>
              <w:rPr>
                <w:noProof/>
                <w:webHidden/>
              </w:rPr>
              <w:instrText xml:space="preserve"> PAGEREF _Toc56777722 \h </w:instrText>
            </w:r>
            <w:r>
              <w:rPr>
                <w:noProof/>
                <w:webHidden/>
              </w:rPr>
            </w:r>
            <w:r>
              <w:rPr>
                <w:noProof/>
                <w:webHidden/>
              </w:rPr>
              <w:fldChar w:fldCharType="separate"/>
            </w:r>
            <w:r>
              <w:rPr>
                <w:noProof/>
                <w:webHidden/>
              </w:rPr>
              <w:t>4</w:t>
            </w:r>
            <w:r>
              <w:rPr>
                <w:noProof/>
                <w:webHidden/>
              </w:rPr>
              <w:fldChar w:fldCharType="end"/>
            </w:r>
          </w:hyperlink>
        </w:p>
        <w:p w14:paraId="3950E7BB" w14:textId="538A09F2" w:rsidR="00376F13" w:rsidRDefault="00376F13">
          <w:pPr>
            <w:pStyle w:val="TOC2"/>
            <w:tabs>
              <w:tab w:val="left" w:pos="880"/>
              <w:tab w:val="right" w:leader="dot" w:pos="9016"/>
            </w:tabs>
            <w:rPr>
              <w:rFonts w:eastAsiaTheme="minorEastAsia"/>
              <w:noProof/>
              <w:lang w:eastAsia="en-MY"/>
            </w:rPr>
          </w:pPr>
          <w:hyperlink w:anchor="_Toc56777723" w:history="1">
            <w:r w:rsidRPr="003C0F7E">
              <w:rPr>
                <w:rStyle w:val="Hyperlink"/>
                <w:noProof/>
              </w:rPr>
              <w:t>4.1.</w:t>
            </w:r>
            <w:r>
              <w:rPr>
                <w:rFonts w:eastAsiaTheme="minorEastAsia"/>
                <w:noProof/>
                <w:lang w:eastAsia="en-MY"/>
              </w:rPr>
              <w:tab/>
            </w:r>
            <w:r w:rsidRPr="003C0F7E">
              <w:rPr>
                <w:rStyle w:val="Hyperlink"/>
                <w:noProof/>
              </w:rPr>
              <w:t>What is the game?</w:t>
            </w:r>
            <w:r>
              <w:rPr>
                <w:noProof/>
                <w:webHidden/>
              </w:rPr>
              <w:tab/>
            </w:r>
            <w:r>
              <w:rPr>
                <w:noProof/>
                <w:webHidden/>
              </w:rPr>
              <w:fldChar w:fldCharType="begin"/>
            </w:r>
            <w:r>
              <w:rPr>
                <w:noProof/>
                <w:webHidden/>
              </w:rPr>
              <w:instrText xml:space="preserve"> PAGEREF _Toc56777723 \h </w:instrText>
            </w:r>
            <w:r>
              <w:rPr>
                <w:noProof/>
                <w:webHidden/>
              </w:rPr>
            </w:r>
            <w:r>
              <w:rPr>
                <w:noProof/>
                <w:webHidden/>
              </w:rPr>
              <w:fldChar w:fldCharType="separate"/>
            </w:r>
            <w:r>
              <w:rPr>
                <w:noProof/>
                <w:webHidden/>
              </w:rPr>
              <w:t>4</w:t>
            </w:r>
            <w:r>
              <w:rPr>
                <w:noProof/>
                <w:webHidden/>
              </w:rPr>
              <w:fldChar w:fldCharType="end"/>
            </w:r>
          </w:hyperlink>
        </w:p>
        <w:p w14:paraId="6FD6C5E6" w14:textId="1342D414" w:rsidR="00376F13" w:rsidRDefault="00376F13">
          <w:pPr>
            <w:pStyle w:val="TOC2"/>
            <w:tabs>
              <w:tab w:val="left" w:pos="880"/>
              <w:tab w:val="right" w:leader="dot" w:pos="9016"/>
            </w:tabs>
            <w:rPr>
              <w:rFonts w:eastAsiaTheme="minorEastAsia"/>
              <w:noProof/>
              <w:lang w:eastAsia="en-MY"/>
            </w:rPr>
          </w:pPr>
          <w:hyperlink w:anchor="_Toc56777724" w:history="1">
            <w:r w:rsidRPr="003C0F7E">
              <w:rPr>
                <w:rStyle w:val="Hyperlink"/>
                <w:noProof/>
              </w:rPr>
              <w:t>4.2.</w:t>
            </w:r>
            <w:r>
              <w:rPr>
                <w:rFonts w:eastAsiaTheme="minorEastAsia"/>
                <w:noProof/>
                <w:lang w:eastAsia="en-MY"/>
              </w:rPr>
              <w:tab/>
            </w:r>
            <w:r w:rsidRPr="003C0F7E">
              <w:rPr>
                <w:rStyle w:val="Hyperlink"/>
                <w:noProof/>
              </w:rPr>
              <w:t>Materials</w:t>
            </w:r>
            <w:r>
              <w:rPr>
                <w:noProof/>
                <w:webHidden/>
              </w:rPr>
              <w:tab/>
            </w:r>
            <w:r>
              <w:rPr>
                <w:noProof/>
                <w:webHidden/>
              </w:rPr>
              <w:fldChar w:fldCharType="begin"/>
            </w:r>
            <w:r>
              <w:rPr>
                <w:noProof/>
                <w:webHidden/>
              </w:rPr>
              <w:instrText xml:space="preserve"> PAGEREF _Toc56777724 \h </w:instrText>
            </w:r>
            <w:r>
              <w:rPr>
                <w:noProof/>
                <w:webHidden/>
              </w:rPr>
            </w:r>
            <w:r>
              <w:rPr>
                <w:noProof/>
                <w:webHidden/>
              </w:rPr>
              <w:fldChar w:fldCharType="separate"/>
            </w:r>
            <w:r>
              <w:rPr>
                <w:noProof/>
                <w:webHidden/>
              </w:rPr>
              <w:t>5</w:t>
            </w:r>
            <w:r>
              <w:rPr>
                <w:noProof/>
                <w:webHidden/>
              </w:rPr>
              <w:fldChar w:fldCharType="end"/>
            </w:r>
          </w:hyperlink>
        </w:p>
        <w:p w14:paraId="1D730803" w14:textId="3A330218" w:rsidR="00376F13" w:rsidRDefault="00376F13">
          <w:pPr>
            <w:pStyle w:val="TOC2"/>
            <w:tabs>
              <w:tab w:val="left" w:pos="880"/>
              <w:tab w:val="right" w:leader="dot" w:pos="9016"/>
            </w:tabs>
            <w:rPr>
              <w:rFonts w:eastAsiaTheme="minorEastAsia"/>
              <w:noProof/>
              <w:lang w:eastAsia="en-MY"/>
            </w:rPr>
          </w:pPr>
          <w:hyperlink w:anchor="_Toc56777725" w:history="1">
            <w:r w:rsidRPr="003C0F7E">
              <w:rPr>
                <w:rStyle w:val="Hyperlink"/>
                <w:noProof/>
              </w:rPr>
              <w:t>4.3.</w:t>
            </w:r>
            <w:r>
              <w:rPr>
                <w:rFonts w:eastAsiaTheme="minorEastAsia"/>
                <w:noProof/>
                <w:lang w:eastAsia="en-MY"/>
              </w:rPr>
              <w:tab/>
            </w:r>
            <w:r w:rsidRPr="003C0F7E">
              <w:rPr>
                <w:rStyle w:val="Hyperlink"/>
                <w:noProof/>
              </w:rPr>
              <w:t>Goals</w:t>
            </w:r>
            <w:r>
              <w:rPr>
                <w:noProof/>
                <w:webHidden/>
              </w:rPr>
              <w:tab/>
            </w:r>
            <w:r>
              <w:rPr>
                <w:noProof/>
                <w:webHidden/>
              </w:rPr>
              <w:fldChar w:fldCharType="begin"/>
            </w:r>
            <w:r>
              <w:rPr>
                <w:noProof/>
                <w:webHidden/>
              </w:rPr>
              <w:instrText xml:space="preserve"> PAGEREF _Toc56777725 \h </w:instrText>
            </w:r>
            <w:r>
              <w:rPr>
                <w:noProof/>
                <w:webHidden/>
              </w:rPr>
            </w:r>
            <w:r>
              <w:rPr>
                <w:noProof/>
                <w:webHidden/>
              </w:rPr>
              <w:fldChar w:fldCharType="separate"/>
            </w:r>
            <w:r>
              <w:rPr>
                <w:noProof/>
                <w:webHidden/>
              </w:rPr>
              <w:t>6</w:t>
            </w:r>
            <w:r>
              <w:rPr>
                <w:noProof/>
                <w:webHidden/>
              </w:rPr>
              <w:fldChar w:fldCharType="end"/>
            </w:r>
          </w:hyperlink>
        </w:p>
        <w:p w14:paraId="61070D84" w14:textId="6D75402C" w:rsidR="00376F13" w:rsidRDefault="00376F13">
          <w:pPr>
            <w:pStyle w:val="TOC2"/>
            <w:tabs>
              <w:tab w:val="left" w:pos="880"/>
              <w:tab w:val="right" w:leader="dot" w:pos="9016"/>
            </w:tabs>
            <w:rPr>
              <w:rFonts w:eastAsiaTheme="minorEastAsia"/>
              <w:noProof/>
              <w:lang w:eastAsia="en-MY"/>
            </w:rPr>
          </w:pPr>
          <w:hyperlink w:anchor="_Toc56777726" w:history="1">
            <w:r w:rsidRPr="003C0F7E">
              <w:rPr>
                <w:rStyle w:val="Hyperlink"/>
                <w:noProof/>
              </w:rPr>
              <w:t>4.4.</w:t>
            </w:r>
            <w:r>
              <w:rPr>
                <w:rFonts w:eastAsiaTheme="minorEastAsia"/>
                <w:noProof/>
                <w:lang w:eastAsia="en-MY"/>
              </w:rPr>
              <w:tab/>
            </w:r>
            <w:r w:rsidRPr="003C0F7E">
              <w:rPr>
                <w:rStyle w:val="Hyperlink"/>
                <w:noProof/>
              </w:rPr>
              <w:t>Rules</w:t>
            </w:r>
            <w:r>
              <w:rPr>
                <w:noProof/>
                <w:webHidden/>
              </w:rPr>
              <w:tab/>
            </w:r>
            <w:r>
              <w:rPr>
                <w:noProof/>
                <w:webHidden/>
              </w:rPr>
              <w:fldChar w:fldCharType="begin"/>
            </w:r>
            <w:r>
              <w:rPr>
                <w:noProof/>
                <w:webHidden/>
              </w:rPr>
              <w:instrText xml:space="preserve"> PAGEREF _Toc56777726 \h </w:instrText>
            </w:r>
            <w:r>
              <w:rPr>
                <w:noProof/>
                <w:webHidden/>
              </w:rPr>
            </w:r>
            <w:r>
              <w:rPr>
                <w:noProof/>
                <w:webHidden/>
              </w:rPr>
              <w:fldChar w:fldCharType="separate"/>
            </w:r>
            <w:r>
              <w:rPr>
                <w:noProof/>
                <w:webHidden/>
              </w:rPr>
              <w:t>6</w:t>
            </w:r>
            <w:r>
              <w:rPr>
                <w:noProof/>
                <w:webHidden/>
              </w:rPr>
              <w:fldChar w:fldCharType="end"/>
            </w:r>
          </w:hyperlink>
        </w:p>
        <w:p w14:paraId="669E6428" w14:textId="2EF6A2B0" w:rsidR="00376F13" w:rsidRDefault="00376F13">
          <w:pPr>
            <w:pStyle w:val="TOC2"/>
            <w:tabs>
              <w:tab w:val="left" w:pos="880"/>
              <w:tab w:val="right" w:leader="dot" w:pos="9016"/>
            </w:tabs>
            <w:rPr>
              <w:rFonts w:eastAsiaTheme="minorEastAsia"/>
              <w:noProof/>
              <w:lang w:eastAsia="en-MY"/>
            </w:rPr>
          </w:pPr>
          <w:hyperlink w:anchor="_Toc56777727" w:history="1">
            <w:r w:rsidRPr="003C0F7E">
              <w:rPr>
                <w:rStyle w:val="Hyperlink"/>
                <w:noProof/>
              </w:rPr>
              <w:t>4.5.</w:t>
            </w:r>
            <w:r>
              <w:rPr>
                <w:rFonts w:eastAsiaTheme="minorEastAsia"/>
                <w:noProof/>
                <w:lang w:eastAsia="en-MY"/>
              </w:rPr>
              <w:tab/>
            </w:r>
            <w:r w:rsidRPr="003C0F7E">
              <w:rPr>
                <w:rStyle w:val="Hyperlink"/>
                <w:noProof/>
              </w:rPr>
              <w:t>Mechanics</w:t>
            </w:r>
            <w:r>
              <w:rPr>
                <w:noProof/>
                <w:webHidden/>
              </w:rPr>
              <w:tab/>
            </w:r>
            <w:r>
              <w:rPr>
                <w:noProof/>
                <w:webHidden/>
              </w:rPr>
              <w:fldChar w:fldCharType="begin"/>
            </w:r>
            <w:r>
              <w:rPr>
                <w:noProof/>
                <w:webHidden/>
              </w:rPr>
              <w:instrText xml:space="preserve"> PAGEREF _Toc56777727 \h </w:instrText>
            </w:r>
            <w:r>
              <w:rPr>
                <w:noProof/>
                <w:webHidden/>
              </w:rPr>
            </w:r>
            <w:r>
              <w:rPr>
                <w:noProof/>
                <w:webHidden/>
              </w:rPr>
              <w:fldChar w:fldCharType="separate"/>
            </w:r>
            <w:r>
              <w:rPr>
                <w:noProof/>
                <w:webHidden/>
              </w:rPr>
              <w:t>6</w:t>
            </w:r>
            <w:r>
              <w:rPr>
                <w:noProof/>
                <w:webHidden/>
              </w:rPr>
              <w:fldChar w:fldCharType="end"/>
            </w:r>
          </w:hyperlink>
        </w:p>
        <w:p w14:paraId="65753F40" w14:textId="1083F657" w:rsidR="00376F13" w:rsidRDefault="00376F13">
          <w:pPr>
            <w:pStyle w:val="TOC2"/>
            <w:tabs>
              <w:tab w:val="left" w:pos="880"/>
              <w:tab w:val="right" w:leader="dot" w:pos="9016"/>
            </w:tabs>
            <w:rPr>
              <w:rFonts w:eastAsiaTheme="minorEastAsia"/>
              <w:noProof/>
              <w:lang w:eastAsia="en-MY"/>
            </w:rPr>
          </w:pPr>
          <w:hyperlink w:anchor="_Toc56777728" w:history="1">
            <w:r w:rsidRPr="003C0F7E">
              <w:rPr>
                <w:rStyle w:val="Hyperlink"/>
                <w:noProof/>
              </w:rPr>
              <w:t>4.6.</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_Toc56777728 \h </w:instrText>
            </w:r>
            <w:r>
              <w:rPr>
                <w:noProof/>
                <w:webHidden/>
              </w:rPr>
            </w:r>
            <w:r>
              <w:rPr>
                <w:noProof/>
                <w:webHidden/>
              </w:rPr>
              <w:fldChar w:fldCharType="separate"/>
            </w:r>
            <w:r>
              <w:rPr>
                <w:noProof/>
                <w:webHidden/>
              </w:rPr>
              <w:t>6</w:t>
            </w:r>
            <w:r>
              <w:rPr>
                <w:noProof/>
                <w:webHidden/>
              </w:rPr>
              <w:fldChar w:fldCharType="end"/>
            </w:r>
          </w:hyperlink>
        </w:p>
        <w:p w14:paraId="5E086998" w14:textId="571623A1" w:rsidR="00376F13" w:rsidRDefault="00376F13">
          <w:pPr>
            <w:pStyle w:val="TOC2"/>
            <w:tabs>
              <w:tab w:val="left" w:pos="880"/>
              <w:tab w:val="right" w:leader="dot" w:pos="9016"/>
            </w:tabs>
            <w:rPr>
              <w:rFonts w:eastAsiaTheme="minorEastAsia"/>
              <w:noProof/>
              <w:lang w:eastAsia="en-MY"/>
            </w:rPr>
          </w:pPr>
          <w:hyperlink w:anchor="_Toc56777729" w:history="1">
            <w:r w:rsidRPr="003C0F7E">
              <w:rPr>
                <w:rStyle w:val="Hyperlink"/>
                <w:noProof/>
              </w:rPr>
              <w:t>4.7.</w:t>
            </w:r>
            <w:r>
              <w:rPr>
                <w:rFonts w:eastAsiaTheme="minorEastAsia"/>
                <w:noProof/>
                <w:lang w:eastAsia="en-MY"/>
              </w:rPr>
              <w:tab/>
            </w:r>
            <w:r w:rsidRPr="003C0F7E">
              <w:rPr>
                <w:rStyle w:val="Hyperlink"/>
                <w:noProof/>
              </w:rPr>
              <w:t>Improvements and Reflections</w:t>
            </w:r>
            <w:r>
              <w:rPr>
                <w:noProof/>
                <w:webHidden/>
              </w:rPr>
              <w:tab/>
            </w:r>
            <w:r>
              <w:rPr>
                <w:noProof/>
                <w:webHidden/>
              </w:rPr>
              <w:fldChar w:fldCharType="begin"/>
            </w:r>
            <w:r>
              <w:rPr>
                <w:noProof/>
                <w:webHidden/>
              </w:rPr>
              <w:instrText xml:space="preserve"> PAGEREF _Toc56777729 \h </w:instrText>
            </w:r>
            <w:r>
              <w:rPr>
                <w:noProof/>
                <w:webHidden/>
              </w:rPr>
            </w:r>
            <w:r>
              <w:rPr>
                <w:noProof/>
                <w:webHidden/>
              </w:rPr>
              <w:fldChar w:fldCharType="separate"/>
            </w:r>
            <w:r>
              <w:rPr>
                <w:noProof/>
                <w:webHidden/>
              </w:rPr>
              <w:t>6</w:t>
            </w:r>
            <w:r>
              <w:rPr>
                <w:noProof/>
                <w:webHidden/>
              </w:rPr>
              <w:fldChar w:fldCharType="end"/>
            </w:r>
          </w:hyperlink>
        </w:p>
        <w:p w14:paraId="03C7C2EA" w14:textId="41A497FB" w:rsidR="00376F13" w:rsidRDefault="00376F13">
          <w:pPr>
            <w:pStyle w:val="TOC1"/>
            <w:tabs>
              <w:tab w:val="left" w:pos="440"/>
              <w:tab w:val="right" w:leader="dot" w:pos="9016"/>
            </w:tabs>
            <w:rPr>
              <w:rFonts w:eastAsiaTheme="minorEastAsia"/>
              <w:noProof/>
              <w:lang w:eastAsia="en-MY"/>
            </w:rPr>
          </w:pPr>
          <w:hyperlink w:anchor="_Toc56777730" w:history="1">
            <w:r w:rsidRPr="003C0F7E">
              <w:rPr>
                <w:rStyle w:val="Hyperlink"/>
                <w:noProof/>
              </w:rPr>
              <w:t>5.</w:t>
            </w:r>
            <w:r>
              <w:rPr>
                <w:rFonts w:eastAsiaTheme="minorEastAsia"/>
                <w:noProof/>
                <w:lang w:eastAsia="en-MY"/>
              </w:rPr>
              <w:tab/>
            </w:r>
            <w:r w:rsidRPr="003C0F7E">
              <w:rPr>
                <w:rStyle w:val="Hyperlink"/>
                <w:noProof/>
              </w:rPr>
              <w:t>Territorial Acquisition Game</w:t>
            </w:r>
            <w:r>
              <w:rPr>
                <w:noProof/>
                <w:webHidden/>
              </w:rPr>
              <w:tab/>
            </w:r>
            <w:r>
              <w:rPr>
                <w:noProof/>
                <w:webHidden/>
              </w:rPr>
              <w:fldChar w:fldCharType="begin"/>
            </w:r>
            <w:r>
              <w:rPr>
                <w:noProof/>
                <w:webHidden/>
              </w:rPr>
              <w:instrText xml:space="preserve"> PAGEREF _Toc56777730 \h </w:instrText>
            </w:r>
            <w:r>
              <w:rPr>
                <w:noProof/>
                <w:webHidden/>
              </w:rPr>
            </w:r>
            <w:r>
              <w:rPr>
                <w:noProof/>
                <w:webHidden/>
              </w:rPr>
              <w:fldChar w:fldCharType="separate"/>
            </w:r>
            <w:r>
              <w:rPr>
                <w:noProof/>
                <w:webHidden/>
              </w:rPr>
              <w:t>6</w:t>
            </w:r>
            <w:r>
              <w:rPr>
                <w:noProof/>
                <w:webHidden/>
              </w:rPr>
              <w:fldChar w:fldCharType="end"/>
            </w:r>
          </w:hyperlink>
        </w:p>
        <w:p w14:paraId="218D448E" w14:textId="5D2C5161" w:rsidR="00376F13" w:rsidRDefault="00376F13">
          <w:pPr>
            <w:pStyle w:val="TOC2"/>
            <w:tabs>
              <w:tab w:val="left" w:pos="880"/>
              <w:tab w:val="right" w:leader="dot" w:pos="9016"/>
            </w:tabs>
            <w:rPr>
              <w:rFonts w:eastAsiaTheme="minorEastAsia"/>
              <w:noProof/>
              <w:lang w:eastAsia="en-MY"/>
            </w:rPr>
          </w:pPr>
          <w:hyperlink w:anchor="_Toc56777731" w:history="1">
            <w:r w:rsidRPr="003C0F7E">
              <w:rPr>
                <w:rStyle w:val="Hyperlink"/>
                <w:noProof/>
              </w:rPr>
              <w:t>5.1.</w:t>
            </w:r>
            <w:r>
              <w:rPr>
                <w:rFonts w:eastAsiaTheme="minorEastAsia"/>
                <w:noProof/>
                <w:lang w:eastAsia="en-MY"/>
              </w:rPr>
              <w:tab/>
            </w:r>
            <w:r w:rsidRPr="003C0F7E">
              <w:rPr>
                <w:rStyle w:val="Hyperlink"/>
                <w:noProof/>
              </w:rPr>
              <w:t>What is the game?</w:t>
            </w:r>
            <w:r>
              <w:rPr>
                <w:noProof/>
                <w:webHidden/>
              </w:rPr>
              <w:tab/>
            </w:r>
            <w:r>
              <w:rPr>
                <w:noProof/>
                <w:webHidden/>
              </w:rPr>
              <w:fldChar w:fldCharType="begin"/>
            </w:r>
            <w:r>
              <w:rPr>
                <w:noProof/>
                <w:webHidden/>
              </w:rPr>
              <w:instrText xml:space="preserve"> PAGEREF _Toc56777731 \h </w:instrText>
            </w:r>
            <w:r>
              <w:rPr>
                <w:noProof/>
                <w:webHidden/>
              </w:rPr>
            </w:r>
            <w:r>
              <w:rPr>
                <w:noProof/>
                <w:webHidden/>
              </w:rPr>
              <w:fldChar w:fldCharType="separate"/>
            </w:r>
            <w:r>
              <w:rPr>
                <w:noProof/>
                <w:webHidden/>
              </w:rPr>
              <w:t>6</w:t>
            </w:r>
            <w:r>
              <w:rPr>
                <w:noProof/>
                <w:webHidden/>
              </w:rPr>
              <w:fldChar w:fldCharType="end"/>
            </w:r>
          </w:hyperlink>
        </w:p>
        <w:p w14:paraId="438BC23E" w14:textId="6B51C9D9" w:rsidR="00376F13" w:rsidRDefault="00376F13">
          <w:pPr>
            <w:pStyle w:val="TOC2"/>
            <w:tabs>
              <w:tab w:val="left" w:pos="880"/>
              <w:tab w:val="right" w:leader="dot" w:pos="9016"/>
            </w:tabs>
            <w:rPr>
              <w:rFonts w:eastAsiaTheme="minorEastAsia"/>
              <w:noProof/>
              <w:lang w:eastAsia="en-MY"/>
            </w:rPr>
          </w:pPr>
          <w:hyperlink w:anchor="_Toc56777732" w:history="1">
            <w:r w:rsidRPr="003C0F7E">
              <w:rPr>
                <w:rStyle w:val="Hyperlink"/>
                <w:noProof/>
              </w:rPr>
              <w:t>5.2.</w:t>
            </w:r>
            <w:r>
              <w:rPr>
                <w:rFonts w:eastAsiaTheme="minorEastAsia"/>
                <w:noProof/>
                <w:lang w:eastAsia="en-MY"/>
              </w:rPr>
              <w:tab/>
            </w:r>
            <w:r w:rsidRPr="003C0F7E">
              <w:rPr>
                <w:rStyle w:val="Hyperlink"/>
                <w:noProof/>
              </w:rPr>
              <w:t>Materials</w:t>
            </w:r>
            <w:r>
              <w:rPr>
                <w:noProof/>
                <w:webHidden/>
              </w:rPr>
              <w:tab/>
            </w:r>
            <w:r>
              <w:rPr>
                <w:noProof/>
                <w:webHidden/>
              </w:rPr>
              <w:fldChar w:fldCharType="begin"/>
            </w:r>
            <w:r>
              <w:rPr>
                <w:noProof/>
                <w:webHidden/>
              </w:rPr>
              <w:instrText xml:space="preserve"> PAGEREF _Toc56777732 \h </w:instrText>
            </w:r>
            <w:r>
              <w:rPr>
                <w:noProof/>
                <w:webHidden/>
              </w:rPr>
            </w:r>
            <w:r>
              <w:rPr>
                <w:noProof/>
                <w:webHidden/>
              </w:rPr>
              <w:fldChar w:fldCharType="separate"/>
            </w:r>
            <w:r>
              <w:rPr>
                <w:noProof/>
                <w:webHidden/>
              </w:rPr>
              <w:t>7</w:t>
            </w:r>
            <w:r>
              <w:rPr>
                <w:noProof/>
                <w:webHidden/>
              </w:rPr>
              <w:fldChar w:fldCharType="end"/>
            </w:r>
          </w:hyperlink>
        </w:p>
        <w:p w14:paraId="63A7A960" w14:textId="2476CFA8" w:rsidR="00376F13" w:rsidRDefault="00376F13">
          <w:pPr>
            <w:pStyle w:val="TOC2"/>
            <w:tabs>
              <w:tab w:val="left" w:pos="880"/>
              <w:tab w:val="right" w:leader="dot" w:pos="9016"/>
            </w:tabs>
            <w:rPr>
              <w:rFonts w:eastAsiaTheme="minorEastAsia"/>
              <w:noProof/>
              <w:lang w:eastAsia="en-MY"/>
            </w:rPr>
          </w:pPr>
          <w:hyperlink w:anchor="_Toc56777733" w:history="1">
            <w:r w:rsidRPr="003C0F7E">
              <w:rPr>
                <w:rStyle w:val="Hyperlink"/>
                <w:noProof/>
              </w:rPr>
              <w:t>5.3.</w:t>
            </w:r>
            <w:r>
              <w:rPr>
                <w:rFonts w:eastAsiaTheme="minorEastAsia"/>
                <w:noProof/>
                <w:lang w:eastAsia="en-MY"/>
              </w:rPr>
              <w:tab/>
            </w:r>
            <w:r w:rsidRPr="003C0F7E">
              <w:rPr>
                <w:rStyle w:val="Hyperlink"/>
                <w:noProof/>
              </w:rPr>
              <w:t>Goals</w:t>
            </w:r>
            <w:r>
              <w:rPr>
                <w:noProof/>
                <w:webHidden/>
              </w:rPr>
              <w:tab/>
            </w:r>
            <w:r>
              <w:rPr>
                <w:noProof/>
                <w:webHidden/>
              </w:rPr>
              <w:fldChar w:fldCharType="begin"/>
            </w:r>
            <w:r>
              <w:rPr>
                <w:noProof/>
                <w:webHidden/>
              </w:rPr>
              <w:instrText xml:space="preserve"> PAGEREF _Toc56777733 \h </w:instrText>
            </w:r>
            <w:r>
              <w:rPr>
                <w:noProof/>
                <w:webHidden/>
              </w:rPr>
            </w:r>
            <w:r>
              <w:rPr>
                <w:noProof/>
                <w:webHidden/>
              </w:rPr>
              <w:fldChar w:fldCharType="separate"/>
            </w:r>
            <w:r>
              <w:rPr>
                <w:noProof/>
                <w:webHidden/>
              </w:rPr>
              <w:t>8</w:t>
            </w:r>
            <w:r>
              <w:rPr>
                <w:noProof/>
                <w:webHidden/>
              </w:rPr>
              <w:fldChar w:fldCharType="end"/>
            </w:r>
          </w:hyperlink>
        </w:p>
        <w:p w14:paraId="3219B473" w14:textId="5DDFC04F" w:rsidR="00376F13" w:rsidRDefault="00376F13">
          <w:pPr>
            <w:pStyle w:val="TOC2"/>
            <w:tabs>
              <w:tab w:val="left" w:pos="880"/>
              <w:tab w:val="right" w:leader="dot" w:pos="9016"/>
            </w:tabs>
            <w:rPr>
              <w:rFonts w:eastAsiaTheme="minorEastAsia"/>
              <w:noProof/>
              <w:lang w:eastAsia="en-MY"/>
            </w:rPr>
          </w:pPr>
          <w:hyperlink w:anchor="_Toc56777734" w:history="1">
            <w:r w:rsidRPr="003C0F7E">
              <w:rPr>
                <w:rStyle w:val="Hyperlink"/>
                <w:noProof/>
              </w:rPr>
              <w:t>5.4.</w:t>
            </w:r>
            <w:r>
              <w:rPr>
                <w:rFonts w:eastAsiaTheme="minorEastAsia"/>
                <w:noProof/>
                <w:lang w:eastAsia="en-MY"/>
              </w:rPr>
              <w:tab/>
            </w:r>
            <w:r w:rsidRPr="003C0F7E">
              <w:rPr>
                <w:rStyle w:val="Hyperlink"/>
                <w:noProof/>
              </w:rPr>
              <w:t>Rules</w:t>
            </w:r>
            <w:r>
              <w:rPr>
                <w:noProof/>
                <w:webHidden/>
              </w:rPr>
              <w:tab/>
            </w:r>
            <w:r>
              <w:rPr>
                <w:noProof/>
                <w:webHidden/>
              </w:rPr>
              <w:fldChar w:fldCharType="begin"/>
            </w:r>
            <w:r>
              <w:rPr>
                <w:noProof/>
                <w:webHidden/>
              </w:rPr>
              <w:instrText xml:space="preserve"> PAGEREF _Toc56777734 \h </w:instrText>
            </w:r>
            <w:r>
              <w:rPr>
                <w:noProof/>
                <w:webHidden/>
              </w:rPr>
            </w:r>
            <w:r>
              <w:rPr>
                <w:noProof/>
                <w:webHidden/>
              </w:rPr>
              <w:fldChar w:fldCharType="separate"/>
            </w:r>
            <w:r>
              <w:rPr>
                <w:noProof/>
                <w:webHidden/>
              </w:rPr>
              <w:t>8</w:t>
            </w:r>
            <w:r>
              <w:rPr>
                <w:noProof/>
                <w:webHidden/>
              </w:rPr>
              <w:fldChar w:fldCharType="end"/>
            </w:r>
          </w:hyperlink>
        </w:p>
        <w:p w14:paraId="1F2C5AD3" w14:textId="13316D85" w:rsidR="00376F13" w:rsidRDefault="00376F13">
          <w:pPr>
            <w:pStyle w:val="TOC2"/>
            <w:tabs>
              <w:tab w:val="left" w:pos="880"/>
              <w:tab w:val="right" w:leader="dot" w:pos="9016"/>
            </w:tabs>
            <w:rPr>
              <w:rFonts w:eastAsiaTheme="minorEastAsia"/>
              <w:noProof/>
              <w:lang w:eastAsia="en-MY"/>
            </w:rPr>
          </w:pPr>
          <w:hyperlink w:anchor="_Toc56777735" w:history="1">
            <w:r w:rsidRPr="003C0F7E">
              <w:rPr>
                <w:rStyle w:val="Hyperlink"/>
                <w:noProof/>
              </w:rPr>
              <w:t>5.5.</w:t>
            </w:r>
            <w:r>
              <w:rPr>
                <w:rFonts w:eastAsiaTheme="minorEastAsia"/>
                <w:noProof/>
                <w:lang w:eastAsia="en-MY"/>
              </w:rPr>
              <w:tab/>
            </w:r>
            <w:r w:rsidRPr="003C0F7E">
              <w:rPr>
                <w:rStyle w:val="Hyperlink"/>
                <w:noProof/>
              </w:rPr>
              <w:t>Mechanics</w:t>
            </w:r>
            <w:r>
              <w:rPr>
                <w:noProof/>
                <w:webHidden/>
              </w:rPr>
              <w:tab/>
            </w:r>
            <w:r>
              <w:rPr>
                <w:noProof/>
                <w:webHidden/>
              </w:rPr>
              <w:fldChar w:fldCharType="begin"/>
            </w:r>
            <w:r>
              <w:rPr>
                <w:noProof/>
                <w:webHidden/>
              </w:rPr>
              <w:instrText xml:space="preserve"> PAGEREF _Toc56777735 \h </w:instrText>
            </w:r>
            <w:r>
              <w:rPr>
                <w:noProof/>
                <w:webHidden/>
              </w:rPr>
            </w:r>
            <w:r>
              <w:rPr>
                <w:noProof/>
                <w:webHidden/>
              </w:rPr>
              <w:fldChar w:fldCharType="separate"/>
            </w:r>
            <w:r>
              <w:rPr>
                <w:noProof/>
                <w:webHidden/>
              </w:rPr>
              <w:t>8</w:t>
            </w:r>
            <w:r>
              <w:rPr>
                <w:noProof/>
                <w:webHidden/>
              </w:rPr>
              <w:fldChar w:fldCharType="end"/>
            </w:r>
          </w:hyperlink>
        </w:p>
        <w:p w14:paraId="03A5093A" w14:textId="195A0727" w:rsidR="00376F13" w:rsidRDefault="00376F13">
          <w:pPr>
            <w:pStyle w:val="TOC2"/>
            <w:tabs>
              <w:tab w:val="left" w:pos="880"/>
              <w:tab w:val="right" w:leader="dot" w:pos="9016"/>
            </w:tabs>
            <w:rPr>
              <w:rFonts w:eastAsiaTheme="minorEastAsia"/>
              <w:noProof/>
              <w:lang w:eastAsia="en-MY"/>
            </w:rPr>
          </w:pPr>
          <w:hyperlink w:anchor="_Toc56777736" w:history="1">
            <w:r w:rsidRPr="003C0F7E">
              <w:rPr>
                <w:rStyle w:val="Hyperlink"/>
                <w:noProof/>
              </w:rPr>
              <w:t>5.6.</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_Toc56777736 \h </w:instrText>
            </w:r>
            <w:r>
              <w:rPr>
                <w:noProof/>
                <w:webHidden/>
              </w:rPr>
            </w:r>
            <w:r>
              <w:rPr>
                <w:noProof/>
                <w:webHidden/>
              </w:rPr>
              <w:fldChar w:fldCharType="separate"/>
            </w:r>
            <w:r>
              <w:rPr>
                <w:noProof/>
                <w:webHidden/>
              </w:rPr>
              <w:t>8</w:t>
            </w:r>
            <w:r>
              <w:rPr>
                <w:noProof/>
                <w:webHidden/>
              </w:rPr>
              <w:fldChar w:fldCharType="end"/>
            </w:r>
          </w:hyperlink>
        </w:p>
        <w:p w14:paraId="6D5FAEDD" w14:textId="7ECBB8BE" w:rsidR="00376F13" w:rsidRDefault="00376F13">
          <w:pPr>
            <w:pStyle w:val="TOC2"/>
            <w:tabs>
              <w:tab w:val="left" w:pos="880"/>
              <w:tab w:val="right" w:leader="dot" w:pos="9016"/>
            </w:tabs>
            <w:rPr>
              <w:rFonts w:eastAsiaTheme="minorEastAsia"/>
              <w:noProof/>
              <w:lang w:eastAsia="en-MY"/>
            </w:rPr>
          </w:pPr>
          <w:hyperlink w:anchor="_Toc56777737" w:history="1">
            <w:r w:rsidRPr="003C0F7E">
              <w:rPr>
                <w:rStyle w:val="Hyperlink"/>
                <w:noProof/>
              </w:rPr>
              <w:t>5.7.</w:t>
            </w:r>
            <w:r>
              <w:rPr>
                <w:rFonts w:eastAsiaTheme="minorEastAsia"/>
                <w:noProof/>
                <w:lang w:eastAsia="en-MY"/>
              </w:rPr>
              <w:tab/>
            </w:r>
            <w:r w:rsidRPr="003C0F7E">
              <w:rPr>
                <w:rStyle w:val="Hyperlink"/>
                <w:noProof/>
              </w:rPr>
              <w:t>Improvements and Reflections</w:t>
            </w:r>
            <w:r>
              <w:rPr>
                <w:noProof/>
                <w:webHidden/>
              </w:rPr>
              <w:tab/>
            </w:r>
            <w:r>
              <w:rPr>
                <w:noProof/>
                <w:webHidden/>
              </w:rPr>
              <w:fldChar w:fldCharType="begin"/>
            </w:r>
            <w:r>
              <w:rPr>
                <w:noProof/>
                <w:webHidden/>
              </w:rPr>
              <w:instrText xml:space="preserve"> PAGEREF _Toc56777737 \h </w:instrText>
            </w:r>
            <w:r>
              <w:rPr>
                <w:noProof/>
                <w:webHidden/>
              </w:rPr>
            </w:r>
            <w:r>
              <w:rPr>
                <w:noProof/>
                <w:webHidden/>
              </w:rPr>
              <w:fldChar w:fldCharType="separate"/>
            </w:r>
            <w:r>
              <w:rPr>
                <w:noProof/>
                <w:webHidden/>
              </w:rPr>
              <w:t>8</w:t>
            </w:r>
            <w:r>
              <w:rPr>
                <w:noProof/>
                <w:webHidden/>
              </w:rPr>
              <w:fldChar w:fldCharType="end"/>
            </w:r>
          </w:hyperlink>
        </w:p>
        <w:p w14:paraId="0AC4485A" w14:textId="7D2635C9" w:rsidR="00376F13" w:rsidRDefault="00376F13">
          <w:pPr>
            <w:pStyle w:val="TOC1"/>
            <w:tabs>
              <w:tab w:val="left" w:pos="440"/>
              <w:tab w:val="right" w:leader="dot" w:pos="9016"/>
            </w:tabs>
            <w:rPr>
              <w:rFonts w:eastAsiaTheme="minorEastAsia"/>
              <w:noProof/>
              <w:lang w:eastAsia="en-MY"/>
            </w:rPr>
          </w:pPr>
          <w:hyperlink w:anchor="_Toc56777738" w:history="1">
            <w:r w:rsidRPr="003C0F7E">
              <w:rPr>
                <w:rStyle w:val="Hyperlink"/>
                <w:noProof/>
              </w:rPr>
              <w:t>6.</w:t>
            </w:r>
            <w:r>
              <w:rPr>
                <w:rFonts w:eastAsiaTheme="minorEastAsia"/>
                <w:noProof/>
                <w:lang w:eastAsia="en-MY"/>
              </w:rPr>
              <w:tab/>
            </w:r>
            <w:r w:rsidRPr="003C0F7E">
              <w:rPr>
                <w:rStyle w:val="Hyperlink"/>
                <w:noProof/>
              </w:rPr>
              <w:t>Skill and Chance Game</w:t>
            </w:r>
            <w:r>
              <w:rPr>
                <w:noProof/>
                <w:webHidden/>
              </w:rPr>
              <w:tab/>
            </w:r>
            <w:r>
              <w:rPr>
                <w:noProof/>
                <w:webHidden/>
              </w:rPr>
              <w:fldChar w:fldCharType="begin"/>
            </w:r>
            <w:r>
              <w:rPr>
                <w:noProof/>
                <w:webHidden/>
              </w:rPr>
              <w:instrText xml:space="preserve"> PAGEREF _Toc56777738 \h </w:instrText>
            </w:r>
            <w:r>
              <w:rPr>
                <w:noProof/>
                <w:webHidden/>
              </w:rPr>
            </w:r>
            <w:r>
              <w:rPr>
                <w:noProof/>
                <w:webHidden/>
              </w:rPr>
              <w:fldChar w:fldCharType="separate"/>
            </w:r>
            <w:r>
              <w:rPr>
                <w:noProof/>
                <w:webHidden/>
              </w:rPr>
              <w:t>9</w:t>
            </w:r>
            <w:r>
              <w:rPr>
                <w:noProof/>
                <w:webHidden/>
              </w:rPr>
              <w:fldChar w:fldCharType="end"/>
            </w:r>
          </w:hyperlink>
        </w:p>
        <w:p w14:paraId="2718661C" w14:textId="31E7AAD8" w:rsidR="00376F13" w:rsidRDefault="00376F13">
          <w:pPr>
            <w:pStyle w:val="TOC2"/>
            <w:tabs>
              <w:tab w:val="left" w:pos="880"/>
              <w:tab w:val="right" w:leader="dot" w:pos="9016"/>
            </w:tabs>
            <w:rPr>
              <w:rFonts w:eastAsiaTheme="minorEastAsia"/>
              <w:noProof/>
              <w:lang w:eastAsia="en-MY"/>
            </w:rPr>
          </w:pPr>
          <w:hyperlink w:anchor="_Toc56777739" w:history="1">
            <w:r w:rsidRPr="003C0F7E">
              <w:rPr>
                <w:rStyle w:val="Hyperlink"/>
                <w:noProof/>
              </w:rPr>
              <w:t>6.1.</w:t>
            </w:r>
            <w:r>
              <w:rPr>
                <w:rFonts w:eastAsiaTheme="minorEastAsia"/>
                <w:noProof/>
                <w:lang w:eastAsia="en-MY"/>
              </w:rPr>
              <w:tab/>
            </w:r>
            <w:r w:rsidRPr="003C0F7E">
              <w:rPr>
                <w:rStyle w:val="Hyperlink"/>
                <w:noProof/>
              </w:rPr>
              <w:t>What is the game?</w:t>
            </w:r>
            <w:r>
              <w:rPr>
                <w:noProof/>
                <w:webHidden/>
              </w:rPr>
              <w:tab/>
            </w:r>
            <w:r>
              <w:rPr>
                <w:noProof/>
                <w:webHidden/>
              </w:rPr>
              <w:fldChar w:fldCharType="begin"/>
            </w:r>
            <w:r>
              <w:rPr>
                <w:noProof/>
                <w:webHidden/>
              </w:rPr>
              <w:instrText xml:space="preserve"> PAGEREF _Toc56777739 \h </w:instrText>
            </w:r>
            <w:r>
              <w:rPr>
                <w:noProof/>
                <w:webHidden/>
              </w:rPr>
            </w:r>
            <w:r>
              <w:rPr>
                <w:noProof/>
                <w:webHidden/>
              </w:rPr>
              <w:fldChar w:fldCharType="separate"/>
            </w:r>
            <w:r>
              <w:rPr>
                <w:noProof/>
                <w:webHidden/>
              </w:rPr>
              <w:t>9</w:t>
            </w:r>
            <w:r>
              <w:rPr>
                <w:noProof/>
                <w:webHidden/>
              </w:rPr>
              <w:fldChar w:fldCharType="end"/>
            </w:r>
          </w:hyperlink>
        </w:p>
        <w:p w14:paraId="6E120999" w14:textId="645285E4" w:rsidR="00376F13" w:rsidRDefault="00376F13">
          <w:pPr>
            <w:pStyle w:val="TOC2"/>
            <w:tabs>
              <w:tab w:val="left" w:pos="880"/>
              <w:tab w:val="right" w:leader="dot" w:pos="9016"/>
            </w:tabs>
            <w:rPr>
              <w:rFonts w:eastAsiaTheme="minorEastAsia"/>
              <w:noProof/>
              <w:lang w:eastAsia="en-MY"/>
            </w:rPr>
          </w:pPr>
          <w:hyperlink w:anchor="_Toc56777740" w:history="1">
            <w:r w:rsidRPr="003C0F7E">
              <w:rPr>
                <w:rStyle w:val="Hyperlink"/>
                <w:noProof/>
              </w:rPr>
              <w:t>6.2.</w:t>
            </w:r>
            <w:r>
              <w:rPr>
                <w:rFonts w:eastAsiaTheme="minorEastAsia"/>
                <w:noProof/>
                <w:lang w:eastAsia="en-MY"/>
              </w:rPr>
              <w:tab/>
            </w:r>
            <w:r w:rsidRPr="003C0F7E">
              <w:rPr>
                <w:rStyle w:val="Hyperlink"/>
                <w:noProof/>
              </w:rPr>
              <w:t>Materials</w:t>
            </w:r>
            <w:r>
              <w:rPr>
                <w:noProof/>
                <w:webHidden/>
              </w:rPr>
              <w:tab/>
            </w:r>
            <w:r>
              <w:rPr>
                <w:noProof/>
                <w:webHidden/>
              </w:rPr>
              <w:fldChar w:fldCharType="begin"/>
            </w:r>
            <w:r>
              <w:rPr>
                <w:noProof/>
                <w:webHidden/>
              </w:rPr>
              <w:instrText xml:space="preserve"> PAGEREF _Toc56777740 \h </w:instrText>
            </w:r>
            <w:r>
              <w:rPr>
                <w:noProof/>
                <w:webHidden/>
              </w:rPr>
            </w:r>
            <w:r>
              <w:rPr>
                <w:noProof/>
                <w:webHidden/>
              </w:rPr>
              <w:fldChar w:fldCharType="separate"/>
            </w:r>
            <w:r>
              <w:rPr>
                <w:noProof/>
                <w:webHidden/>
              </w:rPr>
              <w:t>9</w:t>
            </w:r>
            <w:r>
              <w:rPr>
                <w:noProof/>
                <w:webHidden/>
              </w:rPr>
              <w:fldChar w:fldCharType="end"/>
            </w:r>
          </w:hyperlink>
        </w:p>
        <w:p w14:paraId="45073316" w14:textId="3DA21981" w:rsidR="00376F13" w:rsidRDefault="00376F13">
          <w:pPr>
            <w:pStyle w:val="TOC2"/>
            <w:tabs>
              <w:tab w:val="left" w:pos="880"/>
              <w:tab w:val="right" w:leader="dot" w:pos="9016"/>
            </w:tabs>
            <w:rPr>
              <w:rFonts w:eastAsiaTheme="minorEastAsia"/>
              <w:noProof/>
              <w:lang w:eastAsia="en-MY"/>
            </w:rPr>
          </w:pPr>
          <w:hyperlink w:anchor="_Toc56777741" w:history="1">
            <w:r w:rsidRPr="003C0F7E">
              <w:rPr>
                <w:rStyle w:val="Hyperlink"/>
                <w:noProof/>
              </w:rPr>
              <w:t>6.3.</w:t>
            </w:r>
            <w:r>
              <w:rPr>
                <w:rFonts w:eastAsiaTheme="minorEastAsia"/>
                <w:noProof/>
                <w:lang w:eastAsia="en-MY"/>
              </w:rPr>
              <w:tab/>
            </w:r>
            <w:r w:rsidRPr="003C0F7E">
              <w:rPr>
                <w:rStyle w:val="Hyperlink"/>
                <w:noProof/>
              </w:rPr>
              <w:t>Goals</w:t>
            </w:r>
            <w:r>
              <w:rPr>
                <w:noProof/>
                <w:webHidden/>
              </w:rPr>
              <w:tab/>
            </w:r>
            <w:r>
              <w:rPr>
                <w:noProof/>
                <w:webHidden/>
              </w:rPr>
              <w:fldChar w:fldCharType="begin"/>
            </w:r>
            <w:r>
              <w:rPr>
                <w:noProof/>
                <w:webHidden/>
              </w:rPr>
              <w:instrText xml:space="preserve"> PAGEREF _Toc56777741 \h </w:instrText>
            </w:r>
            <w:r>
              <w:rPr>
                <w:noProof/>
                <w:webHidden/>
              </w:rPr>
            </w:r>
            <w:r>
              <w:rPr>
                <w:noProof/>
                <w:webHidden/>
              </w:rPr>
              <w:fldChar w:fldCharType="separate"/>
            </w:r>
            <w:r>
              <w:rPr>
                <w:noProof/>
                <w:webHidden/>
              </w:rPr>
              <w:t>9</w:t>
            </w:r>
            <w:r>
              <w:rPr>
                <w:noProof/>
                <w:webHidden/>
              </w:rPr>
              <w:fldChar w:fldCharType="end"/>
            </w:r>
          </w:hyperlink>
        </w:p>
        <w:p w14:paraId="403F9A40" w14:textId="3B138392" w:rsidR="00376F13" w:rsidRDefault="00376F13">
          <w:pPr>
            <w:pStyle w:val="TOC2"/>
            <w:tabs>
              <w:tab w:val="left" w:pos="880"/>
              <w:tab w:val="right" w:leader="dot" w:pos="9016"/>
            </w:tabs>
            <w:rPr>
              <w:rFonts w:eastAsiaTheme="minorEastAsia"/>
              <w:noProof/>
              <w:lang w:eastAsia="en-MY"/>
            </w:rPr>
          </w:pPr>
          <w:hyperlink w:anchor="_Toc56777742" w:history="1">
            <w:r w:rsidRPr="003C0F7E">
              <w:rPr>
                <w:rStyle w:val="Hyperlink"/>
                <w:noProof/>
              </w:rPr>
              <w:t>6.4.</w:t>
            </w:r>
            <w:r>
              <w:rPr>
                <w:rFonts w:eastAsiaTheme="minorEastAsia"/>
                <w:noProof/>
                <w:lang w:eastAsia="en-MY"/>
              </w:rPr>
              <w:tab/>
            </w:r>
            <w:r w:rsidRPr="003C0F7E">
              <w:rPr>
                <w:rStyle w:val="Hyperlink"/>
                <w:noProof/>
              </w:rPr>
              <w:t>Rules</w:t>
            </w:r>
            <w:r>
              <w:rPr>
                <w:noProof/>
                <w:webHidden/>
              </w:rPr>
              <w:tab/>
            </w:r>
            <w:r>
              <w:rPr>
                <w:noProof/>
                <w:webHidden/>
              </w:rPr>
              <w:fldChar w:fldCharType="begin"/>
            </w:r>
            <w:r>
              <w:rPr>
                <w:noProof/>
                <w:webHidden/>
              </w:rPr>
              <w:instrText xml:space="preserve"> PAGEREF _Toc56777742 \h </w:instrText>
            </w:r>
            <w:r>
              <w:rPr>
                <w:noProof/>
                <w:webHidden/>
              </w:rPr>
            </w:r>
            <w:r>
              <w:rPr>
                <w:noProof/>
                <w:webHidden/>
              </w:rPr>
              <w:fldChar w:fldCharType="separate"/>
            </w:r>
            <w:r>
              <w:rPr>
                <w:noProof/>
                <w:webHidden/>
              </w:rPr>
              <w:t>9</w:t>
            </w:r>
            <w:r>
              <w:rPr>
                <w:noProof/>
                <w:webHidden/>
              </w:rPr>
              <w:fldChar w:fldCharType="end"/>
            </w:r>
          </w:hyperlink>
        </w:p>
        <w:p w14:paraId="630D591F" w14:textId="38021F91" w:rsidR="00376F13" w:rsidRDefault="00376F13">
          <w:pPr>
            <w:pStyle w:val="TOC2"/>
            <w:tabs>
              <w:tab w:val="left" w:pos="880"/>
              <w:tab w:val="right" w:leader="dot" w:pos="9016"/>
            </w:tabs>
            <w:rPr>
              <w:rFonts w:eastAsiaTheme="minorEastAsia"/>
              <w:noProof/>
              <w:lang w:eastAsia="en-MY"/>
            </w:rPr>
          </w:pPr>
          <w:hyperlink w:anchor="_Toc56777743" w:history="1">
            <w:r w:rsidRPr="003C0F7E">
              <w:rPr>
                <w:rStyle w:val="Hyperlink"/>
                <w:noProof/>
              </w:rPr>
              <w:t>6.5.</w:t>
            </w:r>
            <w:r>
              <w:rPr>
                <w:rFonts w:eastAsiaTheme="minorEastAsia"/>
                <w:noProof/>
                <w:lang w:eastAsia="en-MY"/>
              </w:rPr>
              <w:tab/>
            </w:r>
            <w:r w:rsidRPr="003C0F7E">
              <w:rPr>
                <w:rStyle w:val="Hyperlink"/>
                <w:noProof/>
              </w:rPr>
              <w:t>Mechanics</w:t>
            </w:r>
            <w:r>
              <w:rPr>
                <w:noProof/>
                <w:webHidden/>
              </w:rPr>
              <w:tab/>
            </w:r>
            <w:r>
              <w:rPr>
                <w:noProof/>
                <w:webHidden/>
              </w:rPr>
              <w:fldChar w:fldCharType="begin"/>
            </w:r>
            <w:r>
              <w:rPr>
                <w:noProof/>
                <w:webHidden/>
              </w:rPr>
              <w:instrText xml:space="preserve"> PAGEREF _Toc56777743 \h </w:instrText>
            </w:r>
            <w:r>
              <w:rPr>
                <w:noProof/>
                <w:webHidden/>
              </w:rPr>
            </w:r>
            <w:r>
              <w:rPr>
                <w:noProof/>
                <w:webHidden/>
              </w:rPr>
              <w:fldChar w:fldCharType="separate"/>
            </w:r>
            <w:r>
              <w:rPr>
                <w:noProof/>
                <w:webHidden/>
              </w:rPr>
              <w:t>9</w:t>
            </w:r>
            <w:r>
              <w:rPr>
                <w:noProof/>
                <w:webHidden/>
              </w:rPr>
              <w:fldChar w:fldCharType="end"/>
            </w:r>
          </w:hyperlink>
        </w:p>
        <w:p w14:paraId="1220EC3B" w14:textId="4C94E653" w:rsidR="00376F13" w:rsidRDefault="00376F13">
          <w:pPr>
            <w:pStyle w:val="TOC2"/>
            <w:tabs>
              <w:tab w:val="left" w:pos="880"/>
              <w:tab w:val="right" w:leader="dot" w:pos="9016"/>
            </w:tabs>
            <w:rPr>
              <w:rFonts w:eastAsiaTheme="minorEastAsia"/>
              <w:noProof/>
              <w:lang w:eastAsia="en-MY"/>
            </w:rPr>
          </w:pPr>
          <w:hyperlink w:anchor="_Toc56777744" w:history="1">
            <w:r w:rsidRPr="003C0F7E">
              <w:rPr>
                <w:rStyle w:val="Hyperlink"/>
                <w:noProof/>
              </w:rPr>
              <w:t>6.6.</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_Toc56777744 \h </w:instrText>
            </w:r>
            <w:r>
              <w:rPr>
                <w:noProof/>
                <w:webHidden/>
              </w:rPr>
            </w:r>
            <w:r>
              <w:rPr>
                <w:noProof/>
                <w:webHidden/>
              </w:rPr>
              <w:fldChar w:fldCharType="separate"/>
            </w:r>
            <w:r>
              <w:rPr>
                <w:noProof/>
                <w:webHidden/>
              </w:rPr>
              <w:t>9</w:t>
            </w:r>
            <w:r>
              <w:rPr>
                <w:noProof/>
                <w:webHidden/>
              </w:rPr>
              <w:fldChar w:fldCharType="end"/>
            </w:r>
          </w:hyperlink>
        </w:p>
        <w:p w14:paraId="1413517A" w14:textId="25F58EC5" w:rsidR="00376F13" w:rsidRDefault="00376F13">
          <w:pPr>
            <w:pStyle w:val="TOC2"/>
            <w:tabs>
              <w:tab w:val="left" w:pos="880"/>
              <w:tab w:val="right" w:leader="dot" w:pos="9016"/>
            </w:tabs>
            <w:rPr>
              <w:rFonts w:eastAsiaTheme="minorEastAsia"/>
              <w:noProof/>
              <w:lang w:eastAsia="en-MY"/>
            </w:rPr>
          </w:pPr>
          <w:hyperlink w:anchor="_Toc56777745" w:history="1">
            <w:r w:rsidRPr="003C0F7E">
              <w:rPr>
                <w:rStyle w:val="Hyperlink"/>
                <w:noProof/>
              </w:rPr>
              <w:t>6.7.</w:t>
            </w:r>
            <w:r>
              <w:rPr>
                <w:rFonts w:eastAsiaTheme="minorEastAsia"/>
                <w:noProof/>
                <w:lang w:eastAsia="en-MY"/>
              </w:rPr>
              <w:tab/>
            </w:r>
            <w:r w:rsidRPr="003C0F7E">
              <w:rPr>
                <w:rStyle w:val="Hyperlink"/>
                <w:noProof/>
              </w:rPr>
              <w:t>Improvements and Reflections</w:t>
            </w:r>
            <w:r>
              <w:rPr>
                <w:noProof/>
                <w:webHidden/>
              </w:rPr>
              <w:tab/>
            </w:r>
            <w:r>
              <w:rPr>
                <w:noProof/>
                <w:webHidden/>
              </w:rPr>
              <w:fldChar w:fldCharType="begin"/>
            </w:r>
            <w:r>
              <w:rPr>
                <w:noProof/>
                <w:webHidden/>
              </w:rPr>
              <w:instrText xml:space="preserve"> PAGEREF _Toc56777745 \h </w:instrText>
            </w:r>
            <w:r>
              <w:rPr>
                <w:noProof/>
                <w:webHidden/>
              </w:rPr>
            </w:r>
            <w:r>
              <w:rPr>
                <w:noProof/>
                <w:webHidden/>
              </w:rPr>
              <w:fldChar w:fldCharType="separate"/>
            </w:r>
            <w:r>
              <w:rPr>
                <w:noProof/>
                <w:webHidden/>
              </w:rPr>
              <w:t>9</w:t>
            </w:r>
            <w:r>
              <w:rPr>
                <w:noProof/>
                <w:webHidden/>
              </w:rPr>
              <w:fldChar w:fldCharType="end"/>
            </w:r>
          </w:hyperlink>
        </w:p>
        <w:p w14:paraId="44297815" w14:textId="3F49F9C2" w:rsidR="00376F13" w:rsidRDefault="00376F13">
          <w:pPr>
            <w:pStyle w:val="TOC1"/>
            <w:tabs>
              <w:tab w:val="left" w:pos="440"/>
              <w:tab w:val="right" w:leader="dot" w:pos="9016"/>
            </w:tabs>
            <w:rPr>
              <w:rFonts w:eastAsiaTheme="minorEastAsia"/>
              <w:noProof/>
              <w:lang w:eastAsia="en-MY"/>
            </w:rPr>
          </w:pPr>
          <w:hyperlink w:anchor="_Toc56777746" w:history="1">
            <w:r w:rsidRPr="003C0F7E">
              <w:rPr>
                <w:rStyle w:val="Hyperlink"/>
                <w:noProof/>
              </w:rPr>
              <w:t>7.</w:t>
            </w:r>
            <w:r>
              <w:rPr>
                <w:rFonts w:eastAsiaTheme="minorEastAsia"/>
                <w:noProof/>
                <w:lang w:eastAsia="en-MY"/>
              </w:rPr>
              <w:tab/>
            </w:r>
            <w:r w:rsidRPr="003C0F7E">
              <w:rPr>
                <w:rStyle w:val="Hyperlink"/>
                <w:noProof/>
              </w:rPr>
              <w:t>(Rules) Strategic and Twitch skill Game</w:t>
            </w:r>
            <w:r>
              <w:rPr>
                <w:noProof/>
                <w:webHidden/>
              </w:rPr>
              <w:tab/>
            </w:r>
            <w:r>
              <w:rPr>
                <w:noProof/>
                <w:webHidden/>
              </w:rPr>
              <w:fldChar w:fldCharType="begin"/>
            </w:r>
            <w:r>
              <w:rPr>
                <w:noProof/>
                <w:webHidden/>
              </w:rPr>
              <w:instrText xml:space="preserve"> PAGEREF _Toc56777746 \h </w:instrText>
            </w:r>
            <w:r>
              <w:rPr>
                <w:noProof/>
                <w:webHidden/>
              </w:rPr>
            </w:r>
            <w:r>
              <w:rPr>
                <w:noProof/>
                <w:webHidden/>
              </w:rPr>
              <w:fldChar w:fldCharType="separate"/>
            </w:r>
            <w:r>
              <w:rPr>
                <w:noProof/>
                <w:webHidden/>
              </w:rPr>
              <w:t>9</w:t>
            </w:r>
            <w:r>
              <w:rPr>
                <w:noProof/>
                <w:webHidden/>
              </w:rPr>
              <w:fldChar w:fldCharType="end"/>
            </w:r>
          </w:hyperlink>
        </w:p>
        <w:p w14:paraId="05F09167" w14:textId="7C948D2D" w:rsidR="00376F13" w:rsidRDefault="00376F13">
          <w:pPr>
            <w:pStyle w:val="TOC2"/>
            <w:tabs>
              <w:tab w:val="left" w:pos="880"/>
              <w:tab w:val="right" w:leader="dot" w:pos="9016"/>
            </w:tabs>
            <w:rPr>
              <w:rFonts w:eastAsiaTheme="minorEastAsia"/>
              <w:noProof/>
              <w:lang w:eastAsia="en-MY"/>
            </w:rPr>
          </w:pPr>
          <w:hyperlink w:anchor="_Toc56777747" w:history="1">
            <w:r w:rsidRPr="003C0F7E">
              <w:rPr>
                <w:rStyle w:val="Hyperlink"/>
                <w:noProof/>
              </w:rPr>
              <w:t>7.1.</w:t>
            </w:r>
            <w:r>
              <w:rPr>
                <w:rFonts w:eastAsiaTheme="minorEastAsia"/>
                <w:noProof/>
                <w:lang w:eastAsia="en-MY"/>
              </w:rPr>
              <w:tab/>
            </w:r>
            <w:r w:rsidRPr="003C0F7E">
              <w:rPr>
                <w:rStyle w:val="Hyperlink"/>
                <w:noProof/>
              </w:rPr>
              <w:t>What is the game?</w:t>
            </w:r>
            <w:r>
              <w:rPr>
                <w:noProof/>
                <w:webHidden/>
              </w:rPr>
              <w:tab/>
            </w:r>
            <w:r>
              <w:rPr>
                <w:noProof/>
                <w:webHidden/>
              </w:rPr>
              <w:fldChar w:fldCharType="begin"/>
            </w:r>
            <w:r>
              <w:rPr>
                <w:noProof/>
                <w:webHidden/>
              </w:rPr>
              <w:instrText xml:space="preserve"> PAGEREF _Toc56777747 \h </w:instrText>
            </w:r>
            <w:r>
              <w:rPr>
                <w:noProof/>
                <w:webHidden/>
              </w:rPr>
            </w:r>
            <w:r>
              <w:rPr>
                <w:noProof/>
                <w:webHidden/>
              </w:rPr>
              <w:fldChar w:fldCharType="separate"/>
            </w:r>
            <w:r>
              <w:rPr>
                <w:noProof/>
                <w:webHidden/>
              </w:rPr>
              <w:t>9</w:t>
            </w:r>
            <w:r>
              <w:rPr>
                <w:noProof/>
                <w:webHidden/>
              </w:rPr>
              <w:fldChar w:fldCharType="end"/>
            </w:r>
          </w:hyperlink>
        </w:p>
        <w:p w14:paraId="7906D2BD" w14:textId="583C9BFA" w:rsidR="00376F13" w:rsidRDefault="00376F13">
          <w:pPr>
            <w:pStyle w:val="TOC2"/>
            <w:tabs>
              <w:tab w:val="left" w:pos="880"/>
              <w:tab w:val="right" w:leader="dot" w:pos="9016"/>
            </w:tabs>
            <w:rPr>
              <w:rFonts w:eastAsiaTheme="minorEastAsia"/>
              <w:noProof/>
              <w:lang w:eastAsia="en-MY"/>
            </w:rPr>
          </w:pPr>
          <w:hyperlink w:anchor="_Toc56777748" w:history="1">
            <w:r w:rsidRPr="003C0F7E">
              <w:rPr>
                <w:rStyle w:val="Hyperlink"/>
                <w:noProof/>
              </w:rPr>
              <w:t>7.2.</w:t>
            </w:r>
            <w:r>
              <w:rPr>
                <w:rFonts w:eastAsiaTheme="minorEastAsia"/>
                <w:noProof/>
                <w:lang w:eastAsia="en-MY"/>
              </w:rPr>
              <w:tab/>
            </w:r>
            <w:r w:rsidRPr="003C0F7E">
              <w:rPr>
                <w:rStyle w:val="Hyperlink"/>
                <w:noProof/>
              </w:rPr>
              <w:t>Materials</w:t>
            </w:r>
            <w:r>
              <w:rPr>
                <w:noProof/>
                <w:webHidden/>
              </w:rPr>
              <w:tab/>
            </w:r>
            <w:r>
              <w:rPr>
                <w:noProof/>
                <w:webHidden/>
              </w:rPr>
              <w:fldChar w:fldCharType="begin"/>
            </w:r>
            <w:r>
              <w:rPr>
                <w:noProof/>
                <w:webHidden/>
              </w:rPr>
              <w:instrText xml:space="preserve"> PAGEREF _Toc56777748 \h </w:instrText>
            </w:r>
            <w:r>
              <w:rPr>
                <w:noProof/>
                <w:webHidden/>
              </w:rPr>
            </w:r>
            <w:r>
              <w:rPr>
                <w:noProof/>
                <w:webHidden/>
              </w:rPr>
              <w:fldChar w:fldCharType="separate"/>
            </w:r>
            <w:r>
              <w:rPr>
                <w:noProof/>
                <w:webHidden/>
              </w:rPr>
              <w:t>9</w:t>
            </w:r>
            <w:r>
              <w:rPr>
                <w:noProof/>
                <w:webHidden/>
              </w:rPr>
              <w:fldChar w:fldCharType="end"/>
            </w:r>
          </w:hyperlink>
        </w:p>
        <w:p w14:paraId="15CF90F4" w14:textId="351B52E7" w:rsidR="00376F13" w:rsidRDefault="00376F13">
          <w:pPr>
            <w:pStyle w:val="TOC2"/>
            <w:tabs>
              <w:tab w:val="left" w:pos="880"/>
              <w:tab w:val="right" w:leader="dot" w:pos="9016"/>
            </w:tabs>
            <w:rPr>
              <w:rFonts w:eastAsiaTheme="minorEastAsia"/>
              <w:noProof/>
              <w:lang w:eastAsia="en-MY"/>
            </w:rPr>
          </w:pPr>
          <w:hyperlink w:anchor="_Toc56777749" w:history="1">
            <w:r w:rsidRPr="003C0F7E">
              <w:rPr>
                <w:rStyle w:val="Hyperlink"/>
                <w:noProof/>
              </w:rPr>
              <w:t>7.3.</w:t>
            </w:r>
            <w:r>
              <w:rPr>
                <w:rFonts w:eastAsiaTheme="minorEastAsia"/>
                <w:noProof/>
                <w:lang w:eastAsia="en-MY"/>
              </w:rPr>
              <w:tab/>
            </w:r>
            <w:r w:rsidRPr="003C0F7E">
              <w:rPr>
                <w:rStyle w:val="Hyperlink"/>
                <w:noProof/>
              </w:rPr>
              <w:t>Goals</w:t>
            </w:r>
            <w:r>
              <w:rPr>
                <w:noProof/>
                <w:webHidden/>
              </w:rPr>
              <w:tab/>
            </w:r>
            <w:r>
              <w:rPr>
                <w:noProof/>
                <w:webHidden/>
              </w:rPr>
              <w:fldChar w:fldCharType="begin"/>
            </w:r>
            <w:r>
              <w:rPr>
                <w:noProof/>
                <w:webHidden/>
              </w:rPr>
              <w:instrText xml:space="preserve"> PAGEREF _Toc56777749 \h </w:instrText>
            </w:r>
            <w:r>
              <w:rPr>
                <w:noProof/>
                <w:webHidden/>
              </w:rPr>
            </w:r>
            <w:r>
              <w:rPr>
                <w:noProof/>
                <w:webHidden/>
              </w:rPr>
              <w:fldChar w:fldCharType="separate"/>
            </w:r>
            <w:r>
              <w:rPr>
                <w:noProof/>
                <w:webHidden/>
              </w:rPr>
              <w:t>9</w:t>
            </w:r>
            <w:r>
              <w:rPr>
                <w:noProof/>
                <w:webHidden/>
              </w:rPr>
              <w:fldChar w:fldCharType="end"/>
            </w:r>
          </w:hyperlink>
        </w:p>
        <w:p w14:paraId="56F89085" w14:textId="102753E4" w:rsidR="00376F13" w:rsidRDefault="00376F13">
          <w:pPr>
            <w:pStyle w:val="TOC2"/>
            <w:tabs>
              <w:tab w:val="left" w:pos="880"/>
              <w:tab w:val="right" w:leader="dot" w:pos="9016"/>
            </w:tabs>
            <w:rPr>
              <w:rFonts w:eastAsiaTheme="minorEastAsia"/>
              <w:noProof/>
              <w:lang w:eastAsia="en-MY"/>
            </w:rPr>
          </w:pPr>
          <w:hyperlink w:anchor="_Toc56777750" w:history="1">
            <w:r w:rsidRPr="003C0F7E">
              <w:rPr>
                <w:rStyle w:val="Hyperlink"/>
                <w:noProof/>
              </w:rPr>
              <w:t>7.4.</w:t>
            </w:r>
            <w:r>
              <w:rPr>
                <w:rFonts w:eastAsiaTheme="minorEastAsia"/>
                <w:noProof/>
                <w:lang w:eastAsia="en-MY"/>
              </w:rPr>
              <w:tab/>
            </w:r>
            <w:r w:rsidRPr="003C0F7E">
              <w:rPr>
                <w:rStyle w:val="Hyperlink"/>
                <w:noProof/>
              </w:rPr>
              <w:t>Rules</w:t>
            </w:r>
            <w:r>
              <w:rPr>
                <w:noProof/>
                <w:webHidden/>
              </w:rPr>
              <w:tab/>
            </w:r>
            <w:r>
              <w:rPr>
                <w:noProof/>
                <w:webHidden/>
              </w:rPr>
              <w:fldChar w:fldCharType="begin"/>
            </w:r>
            <w:r>
              <w:rPr>
                <w:noProof/>
                <w:webHidden/>
              </w:rPr>
              <w:instrText xml:space="preserve"> PAGEREF _Toc56777750 \h </w:instrText>
            </w:r>
            <w:r>
              <w:rPr>
                <w:noProof/>
                <w:webHidden/>
              </w:rPr>
            </w:r>
            <w:r>
              <w:rPr>
                <w:noProof/>
                <w:webHidden/>
              </w:rPr>
              <w:fldChar w:fldCharType="separate"/>
            </w:r>
            <w:r>
              <w:rPr>
                <w:noProof/>
                <w:webHidden/>
              </w:rPr>
              <w:t>10</w:t>
            </w:r>
            <w:r>
              <w:rPr>
                <w:noProof/>
                <w:webHidden/>
              </w:rPr>
              <w:fldChar w:fldCharType="end"/>
            </w:r>
          </w:hyperlink>
        </w:p>
        <w:p w14:paraId="18CD1AC8" w14:textId="3E86BC18" w:rsidR="00376F13" w:rsidRDefault="00376F13">
          <w:pPr>
            <w:pStyle w:val="TOC2"/>
            <w:tabs>
              <w:tab w:val="left" w:pos="880"/>
              <w:tab w:val="right" w:leader="dot" w:pos="9016"/>
            </w:tabs>
            <w:rPr>
              <w:rFonts w:eastAsiaTheme="minorEastAsia"/>
              <w:noProof/>
              <w:lang w:eastAsia="en-MY"/>
            </w:rPr>
          </w:pPr>
          <w:hyperlink w:anchor="_Toc56777751" w:history="1">
            <w:r w:rsidRPr="003C0F7E">
              <w:rPr>
                <w:rStyle w:val="Hyperlink"/>
                <w:noProof/>
              </w:rPr>
              <w:t>7.5.</w:t>
            </w:r>
            <w:r>
              <w:rPr>
                <w:rFonts w:eastAsiaTheme="minorEastAsia"/>
                <w:noProof/>
                <w:lang w:eastAsia="en-MY"/>
              </w:rPr>
              <w:tab/>
            </w:r>
            <w:r w:rsidRPr="003C0F7E">
              <w:rPr>
                <w:rStyle w:val="Hyperlink"/>
                <w:noProof/>
              </w:rPr>
              <w:t>Mechanics</w:t>
            </w:r>
            <w:r>
              <w:rPr>
                <w:noProof/>
                <w:webHidden/>
              </w:rPr>
              <w:tab/>
            </w:r>
            <w:r>
              <w:rPr>
                <w:noProof/>
                <w:webHidden/>
              </w:rPr>
              <w:fldChar w:fldCharType="begin"/>
            </w:r>
            <w:r>
              <w:rPr>
                <w:noProof/>
                <w:webHidden/>
              </w:rPr>
              <w:instrText xml:space="preserve"> PAGEREF _Toc56777751 \h </w:instrText>
            </w:r>
            <w:r>
              <w:rPr>
                <w:noProof/>
                <w:webHidden/>
              </w:rPr>
            </w:r>
            <w:r>
              <w:rPr>
                <w:noProof/>
                <w:webHidden/>
              </w:rPr>
              <w:fldChar w:fldCharType="separate"/>
            </w:r>
            <w:r>
              <w:rPr>
                <w:noProof/>
                <w:webHidden/>
              </w:rPr>
              <w:t>10</w:t>
            </w:r>
            <w:r>
              <w:rPr>
                <w:noProof/>
                <w:webHidden/>
              </w:rPr>
              <w:fldChar w:fldCharType="end"/>
            </w:r>
          </w:hyperlink>
        </w:p>
        <w:p w14:paraId="0F8923AE" w14:textId="1EDA7AA6" w:rsidR="00376F13" w:rsidRDefault="00376F13">
          <w:pPr>
            <w:pStyle w:val="TOC2"/>
            <w:tabs>
              <w:tab w:val="left" w:pos="880"/>
              <w:tab w:val="right" w:leader="dot" w:pos="9016"/>
            </w:tabs>
            <w:rPr>
              <w:rFonts w:eastAsiaTheme="minorEastAsia"/>
              <w:noProof/>
              <w:lang w:eastAsia="en-MY"/>
            </w:rPr>
          </w:pPr>
          <w:hyperlink w:anchor="_Toc56777752" w:history="1">
            <w:r w:rsidRPr="003C0F7E">
              <w:rPr>
                <w:rStyle w:val="Hyperlink"/>
                <w:noProof/>
              </w:rPr>
              <w:t>7.6.</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_Toc56777752 \h </w:instrText>
            </w:r>
            <w:r>
              <w:rPr>
                <w:noProof/>
                <w:webHidden/>
              </w:rPr>
            </w:r>
            <w:r>
              <w:rPr>
                <w:noProof/>
                <w:webHidden/>
              </w:rPr>
              <w:fldChar w:fldCharType="separate"/>
            </w:r>
            <w:r>
              <w:rPr>
                <w:noProof/>
                <w:webHidden/>
              </w:rPr>
              <w:t>10</w:t>
            </w:r>
            <w:r>
              <w:rPr>
                <w:noProof/>
                <w:webHidden/>
              </w:rPr>
              <w:fldChar w:fldCharType="end"/>
            </w:r>
          </w:hyperlink>
        </w:p>
        <w:p w14:paraId="1B2A8675" w14:textId="3C5F950F" w:rsidR="00376F13" w:rsidRDefault="00376F13">
          <w:pPr>
            <w:pStyle w:val="TOC2"/>
            <w:tabs>
              <w:tab w:val="left" w:pos="880"/>
              <w:tab w:val="right" w:leader="dot" w:pos="9016"/>
            </w:tabs>
            <w:rPr>
              <w:rFonts w:eastAsiaTheme="minorEastAsia"/>
              <w:noProof/>
              <w:lang w:eastAsia="en-MY"/>
            </w:rPr>
          </w:pPr>
          <w:hyperlink w:anchor="_Toc56777753" w:history="1">
            <w:r w:rsidRPr="003C0F7E">
              <w:rPr>
                <w:rStyle w:val="Hyperlink"/>
                <w:noProof/>
              </w:rPr>
              <w:t>7.7.</w:t>
            </w:r>
            <w:r>
              <w:rPr>
                <w:rFonts w:eastAsiaTheme="minorEastAsia"/>
                <w:noProof/>
                <w:lang w:eastAsia="en-MY"/>
              </w:rPr>
              <w:tab/>
            </w:r>
            <w:r w:rsidRPr="003C0F7E">
              <w:rPr>
                <w:rStyle w:val="Hyperlink"/>
                <w:noProof/>
              </w:rPr>
              <w:t>Improvements and Reflections</w:t>
            </w:r>
            <w:r>
              <w:rPr>
                <w:noProof/>
                <w:webHidden/>
              </w:rPr>
              <w:tab/>
            </w:r>
            <w:r>
              <w:rPr>
                <w:noProof/>
                <w:webHidden/>
              </w:rPr>
              <w:fldChar w:fldCharType="begin"/>
            </w:r>
            <w:r>
              <w:rPr>
                <w:noProof/>
                <w:webHidden/>
              </w:rPr>
              <w:instrText xml:space="preserve"> PAGEREF _Toc56777753 \h </w:instrText>
            </w:r>
            <w:r>
              <w:rPr>
                <w:noProof/>
                <w:webHidden/>
              </w:rPr>
            </w:r>
            <w:r>
              <w:rPr>
                <w:noProof/>
                <w:webHidden/>
              </w:rPr>
              <w:fldChar w:fldCharType="separate"/>
            </w:r>
            <w:r>
              <w:rPr>
                <w:noProof/>
                <w:webHidden/>
              </w:rPr>
              <w:t>10</w:t>
            </w:r>
            <w:r>
              <w:rPr>
                <w:noProof/>
                <w:webHidden/>
              </w:rPr>
              <w:fldChar w:fldCharType="end"/>
            </w:r>
          </w:hyperlink>
        </w:p>
        <w:p w14:paraId="4974EB7A" w14:textId="42F7DF77" w:rsidR="00376F13" w:rsidRDefault="00376F13">
          <w:pPr>
            <w:pStyle w:val="TOC1"/>
            <w:tabs>
              <w:tab w:val="left" w:pos="440"/>
              <w:tab w:val="right" w:leader="dot" w:pos="9016"/>
            </w:tabs>
            <w:rPr>
              <w:rFonts w:eastAsiaTheme="minorEastAsia"/>
              <w:noProof/>
              <w:lang w:eastAsia="en-MY"/>
            </w:rPr>
          </w:pPr>
          <w:hyperlink w:anchor="_Toc56777754" w:history="1">
            <w:r w:rsidRPr="003C0F7E">
              <w:rPr>
                <w:rStyle w:val="Hyperlink"/>
                <w:noProof/>
              </w:rPr>
              <w:t>8.</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_Toc56777754 \h </w:instrText>
            </w:r>
            <w:r>
              <w:rPr>
                <w:noProof/>
                <w:webHidden/>
              </w:rPr>
            </w:r>
            <w:r>
              <w:rPr>
                <w:noProof/>
                <w:webHidden/>
              </w:rPr>
              <w:fldChar w:fldCharType="separate"/>
            </w:r>
            <w:r>
              <w:rPr>
                <w:noProof/>
                <w:webHidden/>
              </w:rPr>
              <w:t>10</w:t>
            </w:r>
            <w:r>
              <w:rPr>
                <w:noProof/>
                <w:webHidden/>
              </w:rPr>
              <w:fldChar w:fldCharType="end"/>
            </w:r>
          </w:hyperlink>
        </w:p>
        <w:p w14:paraId="257A9145" w14:textId="65F1F527" w:rsidR="00376F13" w:rsidRDefault="00376F13">
          <w:pPr>
            <w:pStyle w:val="TOC2"/>
            <w:tabs>
              <w:tab w:val="left" w:pos="880"/>
              <w:tab w:val="right" w:leader="dot" w:pos="9016"/>
            </w:tabs>
            <w:rPr>
              <w:rFonts w:eastAsiaTheme="minorEastAsia"/>
              <w:noProof/>
              <w:lang w:eastAsia="en-MY"/>
            </w:rPr>
          </w:pPr>
          <w:hyperlink w:anchor="_Toc56777755" w:history="1">
            <w:r w:rsidRPr="003C0F7E">
              <w:rPr>
                <w:rStyle w:val="Hyperlink"/>
                <w:noProof/>
              </w:rPr>
              <w:t>8.1.</w:t>
            </w:r>
            <w:r>
              <w:rPr>
                <w:rFonts w:eastAsiaTheme="minorEastAsia"/>
                <w:noProof/>
                <w:lang w:eastAsia="en-MY"/>
              </w:rPr>
              <w:tab/>
            </w:r>
            <w:r w:rsidRPr="003C0F7E">
              <w:rPr>
                <w:rStyle w:val="Hyperlink"/>
                <w:noProof/>
              </w:rPr>
              <w:t>What is the game?</w:t>
            </w:r>
            <w:r>
              <w:rPr>
                <w:noProof/>
                <w:webHidden/>
              </w:rPr>
              <w:tab/>
            </w:r>
            <w:r>
              <w:rPr>
                <w:noProof/>
                <w:webHidden/>
              </w:rPr>
              <w:fldChar w:fldCharType="begin"/>
            </w:r>
            <w:r>
              <w:rPr>
                <w:noProof/>
                <w:webHidden/>
              </w:rPr>
              <w:instrText xml:space="preserve"> PAGEREF _Toc56777755 \h </w:instrText>
            </w:r>
            <w:r>
              <w:rPr>
                <w:noProof/>
                <w:webHidden/>
              </w:rPr>
            </w:r>
            <w:r>
              <w:rPr>
                <w:noProof/>
                <w:webHidden/>
              </w:rPr>
              <w:fldChar w:fldCharType="separate"/>
            </w:r>
            <w:r>
              <w:rPr>
                <w:noProof/>
                <w:webHidden/>
              </w:rPr>
              <w:t>10</w:t>
            </w:r>
            <w:r>
              <w:rPr>
                <w:noProof/>
                <w:webHidden/>
              </w:rPr>
              <w:fldChar w:fldCharType="end"/>
            </w:r>
          </w:hyperlink>
        </w:p>
        <w:p w14:paraId="6A23D7C2" w14:textId="7F9CF54A" w:rsidR="00376F13" w:rsidRDefault="00376F13">
          <w:pPr>
            <w:pStyle w:val="TOC2"/>
            <w:tabs>
              <w:tab w:val="left" w:pos="880"/>
              <w:tab w:val="right" w:leader="dot" w:pos="9016"/>
            </w:tabs>
            <w:rPr>
              <w:rFonts w:eastAsiaTheme="minorEastAsia"/>
              <w:noProof/>
              <w:lang w:eastAsia="en-MY"/>
            </w:rPr>
          </w:pPr>
          <w:hyperlink w:anchor="_Toc56777756" w:history="1">
            <w:r w:rsidRPr="003C0F7E">
              <w:rPr>
                <w:rStyle w:val="Hyperlink"/>
                <w:noProof/>
              </w:rPr>
              <w:t>8.2.</w:t>
            </w:r>
            <w:r>
              <w:rPr>
                <w:rFonts w:eastAsiaTheme="minorEastAsia"/>
                <w:noProof/>
                <w:lang w:eastAsia="en-MY"/>
              </w:rPr>
              <w:tab/>
            </w:r>
            <w:r w:rsidRPr="003C0F7E">
              <w:rPr>
                <w:rStyle w:val="Hyperlink"/>
                <w:noProof/>
              </w:rPr>
              <w:t>Materials</w:t>
            </w:r>
            <w:r>
              <w:rPr>
                <w:noProof/>
                <w:webHidden/>
              </w:rPr>
              <w:tab/>
            </w:r>
            <w:r>
              <w:rPr>
                <w:noProof/>
                <w:webHidden/>
              </w:rPr>
              <w:fldChar w:fldCharType="begin"/>
            </w:r>
            <w:r>
              <w:rPr>
                <w:noProof/>
                <w:webHidden/>
              </w:rPr>
              <w:instrText xml:space="preserve"> PAGEREF _Toc56777756 \h </w:instrText>
            </w:r>
            <w:r>
              <w:rPr>
                <w:noProof/>
                <w:webHidden/>
              </w:rPr>
            </w:r>
            <w:r>
              <w:rPr>
                <w:noProof/>
                <w:webHidden/>
              </w:rPr>
              <w:fldChar w:fldCharType="separate"/>
            </w:r>
            <w:r>
              <w:rPr>
                <w:noProof/>
                <w:webHidden/>
              </w:rPr>
              <w:t>10</w:t>
            </w:r>
            <w:r>
              <w:rPr>
                <w:noProof/>
                <w:webHidden/>
              </w:rPr>
              <w:fldChar w:fldCharType="end"/>
            </w:r>
          </w:hyperlink>
        </w:p>
        <w:p w14:paraId="7C19298E" w14:textId="4B2EF266" w:rsidR="00376F13" w:rsidRDefault="00376F13">
          <w:pPr>
            <w:pStyle w:val="TOC2"/>
            <w:tabs>
              <w:tab w:val="left" w:pos="880"/>
              <w:tab w:val="right" w:leader="dot" w:pos="9016"/>
            </w:tabs>
            <w:rPr>
              <w:rFonts w:eastAsiaTheme="minorEastAsia"/>
              <w:noProof/>
              <w:lang w:eastAsia="en-MY"/>
            </w:rPr>
          </w:pPr>
          <w:hyperlink w:anchor="_Toc56777757" w:history="1">
            <w:r w:rsidRPr="003C0F7E">
              <w:rPr>
                <w:rStyle w:val="Hyperlink"/>
                <w:noProof/>
              </w:rPr>
              <w:t>8.3.</w:t>
            </w:r>
            <w:r>
              <w:rPr>
                <w:rFonts w:eastAsiaTheme="minorEastAsia"/>
                <w:noProof/>
                <w:lang w:eastAsia="en-MY"/>
              </w:rPr>
              <w:tab/>
            </w:r>
            <w:r w:rsidRPr="003C0F7E">
              <w:rPr>
                <w:rStyle w:val="Hyperlink"/>
                <w:noProof/>
              </w:rPr>
              <w:t>Goals</w:t>
            </w:r>
            <w:r>
              <w:rPr>
                <w:noProof/>
                <w:webHidden/>
              </w:rPr>
              <w:tab/>
            </w:r>
            <w:r>
              <w:rPr>
                <w:noProof/>
                <w:webHidden/>
              </w:rPr>
              <w:fldChar w:fldCharType="begin"/>
            </w:r>
            <w:r>
              <w:rPr>
                <w:noProof/>
                <w:webHidden/>
              </w:rPr>
              <w:instrText xml:space="preserve"> PAGEREF _Toc56777757 \h </w:instrText>
            </w:r>
            <w:r>
              <w:rPr>
                <w:noProof/>
                <w:webHidden/>
              </w:rPr>
            </w:r>
            <w:r>
              <w:rPr>
                <w:noProof/>
                <w:webHidden/>
              </w:rPr>
              <w:fldChar w:fldCharType="separate"/>
            </w:r>
            <w:r>
              <w:rPr>
                <w:noProof/>
                <w:webHidden/>
              </w:rPr>
              <w:t>10</w:t>
            </w:r>
            <w:r>
              <w:rPr>
                <w:noProof/>
                <w:webHidden/>
              </w:rPr>
              <w:fldChar w:fldCharType="end"/>
            </w:r>
          </w:hyperlink>
        </w:p>
        <w:p w14:paraId="6C5C24FE" w14:textId="6866877A" w:rsidR="00376F13" w:rsidRDefault="00376F13">
          <w:pPr>
            <w:pStyle w:val="TOC2"/>
            <w:tabs>
              <w:tab w:val="left" w:pos="880"/>
              <w:tab w:val="right" w:leader="dot" w:pos="9016"/>
            </w:tabs>
            <w:rPr>
              <w:rFonts w:eastAsiaTheme="minorEastAsia"/>
              <w:noProof/>
              <w:lang w:eastAsia="en-MY"/>
            </w:rPr>
          </w:pPr>
          <w:hyperlink w:anchor="_Toc56777758" w:history="1">
            <w:r w:rsidRPr="003C0F7E">
              <w:rPr>
                <w:rStyle w:val="Hyperlink"/>
                <w:noProof/>
              </w:rPr>
              <w:t>8.4.</w:t>
            </w:r>
            <w:r>
              <w:rPr>
                <w:rFonts w:eastAsiaTheme="minorEastAsia"/>
                <w:noProof/>
                <w:lang w:eastAsia="en-MY"/>
              </w:rPr>
              <w:tab/>
            </w:r>
            <w:r w:rsidRPr="003C0F7E">
              <w:rPr>
                <w:rStyle w:val="Hyperlink"/>
                <w:noProof/>
              </w:rPr>
              <w:t>Rules</w:t>
            </w:r>
            <w:r>
              <w:rPr>
                <w:noProof/>
                <w:webHidden/>
              </w:rPr>
              <w:tab/>
            </w:r>
            <w:r>
              <w:rPr>
                <w:noProof/>
                <w:webHidden/>
              </w:rPr>
              <w:fldChar w:fldCharType="begin"/>
            </w:r>
            <w:r>
              <w:rPr>
                <w:noProof/>
                <w:webHidden/>
              </w:rPr>
              <w:instrText xml:space="preserve"> PAGEREF _Toc56777758 \h </w:instrText>
            </w:r>
            <w:r>
              <w:rPr>
                <w:noProof/>
                <w:webHidden/>
              </w:rPr>
            </w:r>
            <w:r>
              <w:rPr>
                <w:noProof/>
                <w:webHidden/>
              </w:rPr>
              <w:fldChar w:fldCharType="separate"/>
            </w:r>
            <w:r>
              <w:rPr>
                <w:noProof/>
                <w:webHidden/>
              </w:rPr>
              <w:t>10</w:t>
            </w:r>
            <w:r>
              <w:rPr>
                <w:noProof/>
                <w:webHidden/>
              </w:rPr>
              <w:fldChar w:fldCharType="end"/>
            </w:r>
          </w:hyperlink>
        </w:p>
        <w:p w14:paraId="26042095" w14:textId="70605972" w:rsidR="00376F13" w:rsidRDefault="00376F13">
          <w:pPr>
            <w:pStyle w:val="TOC2"/>
            <w:tabs>
              <w:tab w:val="left" w:pos="880"/>
              <w:tab w:val="right" w:leader="dot" w:pos="9016"/>
            </w:tabs>
            <w:rPr>
              <w:rFonts w:eastAsiaTheme="minorEastAsia"/>
              <w:noProof/>
              <w:lang w:eastAsia="en-MY"/>
            </w:rPr>
          </w:pPr>
          <w:hyperlink w:anchor="_Toc56777759" w:history="1">
            <w:r w:rsidRPr="003C0F7E">
              <w:rPr>
                <w:rStyle w:val="Hyperlink"/>
                <w:noProof/>
              </w:rPr>
              <w:t>8.5.</w:t>
            </w:r>
            <w:r>
              <w:rPr>
                <w:rFonts w:eastAsiaTheme="minorEastAsia"/>
                <w:noProof/>
                <w:lang w:eastAsia="en-MY"/>
              </w:rPr>
              <w:tab/>
            </w:r>
            <w:r w:rsidRPr="003C0F7E">
              <w:rPr>
                <w:rStyle w:val="Hyperlink"/>
                <w:noProof/>
              </w:rPr>
              <w:t>Mechanics</w:t>
            </w:r>
            <w:r>
              <w:rPr>
                <w:noProof/>
                <w:webHidden/>
              </w:rPr>
              <w:tab/>
            </w:r>
            <w:r>
              <w:rPr>
                <w:noProof/>
                <w:webHidden/>
              </w:rPr>
              <w:fldChar w:fldCharType="begin"/>
            </w:r>
            <w:r>
              <w:rPr>
                <w:noProof/>
                <w:webHidden/>
              </w:rPr>
              <w:instrText xml:space="preserve"> PAGEREF _Toc56777759 \h </w:instrText>
            </w:r>
            <w:r>
              <w:rPr>
                <w:noProof/>
                <w:webHidden/>
              </w:rPr>
            </w:r>
            <w:r>
              <w:rPr>
                <w:noProof/>
                <w:webHidden/>
              </w:rPr>
              <w:fldChar w:fldCharType="separate"/>
            </w:r>
            <w:r>
              <w:rPr>
                <w:noProof/>
                <w:webHidden/>
              </w:rPr>
              <w:t>10</w:t>
            </w:r>
            <w:r>
              <w:rPr>
                <w:noProof/>
                <w:webHidden/>
              </w:rPr>
              <w:fldChar w:fldCharType="end"/>
            </w:r>
          </w:hyperlink>
        </w:p>
        <w:p w14:paraId="0762B4CC" w14:textId="26E25714" w:rsidR="00376F13" w:rsidRDefault="00376F13">
          <w:pPr>
            <w:pStyle w:val="TOC2"/>
            <w:tabs>
              <w:tab w:val="left" w:pos="880"/>
              <w:tab w:val="right" w:leader="dot" w:pos="9016"/>
            </w:tabs>
            <w:rPr>
              <w:rFonts w:eastAsiaTheme="minorEastAsia"/>
              <w:noProof/>
              <w:lang w:eastAsia="en-MY"/>
            </w:rPr>
          </w:pPr>
          <w:hyperlink w:anchor="_Toc56777760" w:history="1">
            <w:r w:rsidRPr="003C0F7E">
              <w:rPr>
                <w:rStyle w:val="Hyperlink"/>
                <w:noProof/>
              </w:rPr>
              <w:t>8.6.</w:t>
            </w:r>
            <w:r>
              <w:rPr>
                <w:rFonts w:eastAsiaTheme="minorEastAsia"/>
                <w:noProof/>
                <w:lang w:eastAsia="en-MY"/>
              </w:rPr>
              <w:tab/>
            </w:r>
            <w:r w:rsidRPr="003C0F7E">
              <w:rPr>
                <w:rStyle w:val="Hyperlink"/>
                <w:noProof/>
              </w:rPr>
              <w:t>Playtesting</w:t>
            </w:r>
            <w:r>
              <w:rPr>
                <w:noProof/>
                <w:webHidden/>
              </w:rPr>
              <w:tab/>
            </w:r>
            <w:r>
              <w:rPr>
                <w:noProof/>
                <w:webHidden/>
              </w:rPr>
              <w:fldChar w:fldCharType="begin"/>
            </w:r>
            <w:r>
              <w:rPr>
                <w:noProof/>
                <w:webHidden/>
              </w:rPr>
              <w:instrText xml:space="preserve"> PAGEREF _Toc56777760 \h </w:instrText>
            </w:r>
            <w:r>
              <w:rPr>
                <w:noProof/>
                <w:webHidden/>
              </w:rPr>
            </w:r>
            <w:r>
              <w:rPr>
                <w:noProof/>
                <w:webHidden/>
              </w:rPr>
              <w:fldChar w:fldCharType="separate"/>
            </w:r>
            <w:r>
              <w:rPr>
                <w:noProof/>
                <w:webHidden/>
              </w:rPr>
              <w:t>10</w:t>
            </w:r>
            <w:r>
              <w:rPr>
                <w:noProof/>
                <w:webHidden/>
              </w:rPr>
              <w:fldChar w:fldCharType="end"/>
            </w:r>
          </w:hyperlink>
        </w:p>
        <w:p w14:paraId="70BEA037" w14:textId="715816DD" w:rsidR="00376F13" w:rsidRDefault="00376F13">
          <w:pPr>
            <w:pStyle w:val="TOC2"/>
            <w:tabs>
              <w:tab w:val="left" w:pos="880"/>
              <w:tab w:val="right" w:leader="dot" w:pos="9016"/>
            </w:tabs>
            <w:rPr>
              <w:rFonts w:eastAsiaTheme="minorEastAsia"/>
              <w:noProof/>
              <w:lang w:eastAsia="en-MY"/>
            </w:rPr>
          </w:pPr>
          <w:hyperlink w:anchor="_Toc56777761" w:history="1">
            <w:r w:rsidRPr="003C0F7E">
              <w:rPr>
                <w:rStyle w:val="Hyperlink"/>
                <w:noProof/>
              </w:rPr>
              <w:t>8.7.</w:t>
            </w:r>
            <w:r>
              <w:rPr>
                <w:rFonts w:eastAsiaTheme="minorEastAsia"/>
                <w:noProof/>
                <w:lang w:eastAsia="en-MY"/>
              </w:rPr>
              <w:tab/>
            </w:r>
            <w:r w:rsidRPr="003C0F7E">
              <w:rPr>
                <w:rStyle w:val="Hyperlink"/>
                <w:noProof/>
              </w:rPr>
              <w:t>Improvements and Reflections</w:t>
            </w:r>
            <w:r>
              <w:rPr>
                <w:noProof/>
                <w:webHidden/>
              </w:rPr>
              <w:tab/>
            </w:r>
            <w:r>
              <w:rPr>
                <w:noProof/>
                <w:webHidden/>
              </w:rPr>
              <w:fldChar w:fldCharType="begin"/>
            </w:r>
            <w:r>
              <w:rPr>
                <w:noProof/>
                <w:webHidden/>
              </w:rPr>
              <w:instrText xml:space="preserve"> PAGEREF _Toc56777761 \h </w:instrText>
            </w:r>
            <w:r>
              <w:rPr>
                <w:noProof/>
                <w:webHidden/>
              </w:rPr>
            </w:r>
            <w:r>
              <w:rPr>
                <w:noProof/>
                <w:webHidden/>
              </w:rPr>
              <w:fldChar w:fldCharType="separate"/>
            </w:r>
            <w:r>
              <w:rPr>
                <w:noProof/>
                <w:webHidden/>
              </w:rPr>
              <w:t>10</w:t>
            </w:r>
            <w:r>
              <w:rPr>
                <w:noProof/>
                <w:webHidden/>
              </w:rPr>
              <w:fldChar w:fldCharType="end"/>
            </w:r>
          </w:hyperlink>
        </w:p>
        <w:p w14:paraId="5C156154" w14:textId="48E0D21E" w:rsidR="00376F13" w:rsidRDefault="00376F13">
          <w:pPr>
            <w:pStyle w:val="TOC1"/>
            <w:tabs>
              <w:tab w:val="left" w:pos="440"/>
              <w:tab w:val="right" w:leader="dot" w:pos="9016"/>
            </w:tabs>
            <w:rPr>
              <w:rFonts w:eastAsiaTheme="minorEastAsia"/>
              <w:noProof/>
              <w:lang w:eastAsia="en-MY"/>
            </w:rPr>
          </w:pPr>
          <w:hyperlink w:anchor="_Toc56777762" w:history="1">
            <w:r w:rsidRPr="003C0F7E">
              <w:rPr>
                <w:rStyle w:val="Hyperlink"/>
                <w:noProof/>
              </w:rPr>
              <w:t>9.</w:t>
            </w:r>
            <w:r>
              <w:rPr>
                <w:rFonts w:eastAsiaTheme="minorEastAsia"/>
                <w:noProof/>
                <w:lang w:eastAsia="en-MY"/>
              </w:rPr>
              <w:tab/>
            </w:r>
            <w:r w:rsidRPr="003C0F7E">
              <w:rPr>
                <w:rStyle w:val="Hyperlink"/>
                <w:noProof/>
                <w:shd w:val="clear" w:color="auto" w:fill="FFFFFF"/>
              </w:rPr>
              <w:t>Discussions</w:t>
            </w:r>
            <w:r>
              <w:rPr>
                <w:noProof/>
                <w:webHidden/>
              </w:rPr>
              <w:tab/>
            </w:r>
            <w:r>
              <w:rPr>
                <w:noProof/>
                <w:webHidden/>
              </w:rPr>
              <w:fldChar w:fldCharType="begin"/>
            </w:r>
            <w:r>
              <w:rPr>
                <w:noProof/>
                <w:webHidden/>
              </w:rPr>
              <w:instrText xml:space="preserve"> PAGEREF _Toc56777762 \h </w:instrText>
            </w:r>
            <w:r>
              <w:rPr>
                <w:noProof/>
                <w:webHidden/>
              </w:rPr>
            </w:r>
            <w:r>
              <w:rPr>
                <w:noProof/>
                <w:webHidden/>
              </w:rPr>
              <w:fldChar w:fldCharType="separate"/>
            </w:r>
            <w:r>
              <w:rPr>
                <w:noProof/>
                <w:webHidden/>
              </w:rPr>
              <w:t>11</w:t>
            </w:r>
            <w:r>
              <w:rPr>
                <w:noProof/>
                <w:webHidden/>
              </w:rPr>
              <w:fldChar w:fldCharType="end"/>
            </w:r>
          </w:hyperlink>
        </w:p>
        <w:p w14:paraId="3B43BD64" w14:textId="5DE3AC65" w:rsidR="00376F13" w:rsidRDefault="00376F13">
          <w:pPr>
            <w:pStyle w:val="TOC2"/>
            <w:tabs>
              <w:tab w:val="left" w:pos="880"/>
              <w:tab w:val="right" w:leader="dot" w:pos="9016"/>
            </w:tabs>
            <w:rPr>
              <w:rFonts w:eastAsiaTheme="minorEastAsia"/>
              <w:noProof/>
              <w:lang w:eastAsia="en-MY"/>
            </w:rPr>
          </w:pPr>
          <w:hyperlink w:anchor="_Toc56777763" w:history="1">
            <w:r w:rsidRPr="003C0F7E">
              <w:rPr>
                <w:rStyle w:val="Hyperlink"/>
                <w:noProof/>
              </w:rPr>
              <w:t>9.1.</w:t>
            </w:r>
            <w:r>
              <w:rPr>
                <w:rFonts w:eastAsiaTheme="minorEastAsia"/>
                <w:noProof/>
                <w:lang w:eastAsia="en-MY"/>
              </w:rPr>
              <w:tab/>
            </w:r>
            <w:r w:rsidRPr="003C0F7E">
              <w:rPr>
                <w:rStyle w:val="Hyperlink"/>
                <w:noProof/>
                <w:shd w:val="clear" w:color="auto" w:fill="FFFFFF"/>
              </w:rPr>
              <w:t>Limitations</w:t>
            </w:r>
            <w:r>
              <w:rPr>
                <w:noProof/>
                <w:webHidden/>
              </w:rPr>
              <w:tab/>
            </w:r>
            <w:r>
              <w:rPr>
                <w:noProof/>
                <w:webHidden/>
              </w:rPr>
              <w:fldChar w:fldCharType="begin"/>
            </w:r>
            <w:r>
              <w:rPr>
                <w:noProof/>
                <w:webHidden/>
              </w:rPr>
              <w:instrText xml:space="preserve"> PAGEREF _Toc56777763 \h </w:instrText>
            </w:r>
            <w:r>
              <w:rPr>
                <w:noProof/>
                <w:webHidden/>
              </w:rPr>
            </w:r>
            <w:r>
              <w:rPr>
                <w:noProof/>
                <w:webHidden/>
              </w:rPr>
              <w:fldChar w:fldCharType="separate"/>
            </w:r>
            <w:r>
              <w:rPr>
                <w:noProof/>
                <w:webHidden/>
              </w:rPr>
              <w:t>11</w:t>
            </w:r>
            <w:r>
              <w:rPr>
                <w:noProof/>
                <w:webHidden/>
              </w:rPr>
              <w:fldChar w:fldCharType="end"/>
            </w:r>
          </w:hyperlink>
        </w:p>
        <w:p w14:paraId="30C5720E" w14:textId="0EB0BE23" w:rsidR="00376F13" w:rsidRDefault="00376F13">
          <w:pPr>
            <w:pStyle w:val="TOC1"/>
            <w:tabs>
              <w:tab w:val="left" w:pos="660"/>
              <w:tab w:val="right" w:leader="dot" w:pos="9016"/>
            </w:tabs>
            <w:rPr>
              <w:rFonts w:eastAsiaTheme="minorEastAsia"/>
              <w:noProof/>
              <w:lang w:eastAsia="en-MY"/>
            </w:rPr>
          </w:pPr>
          <w:hyperlink w:anchor="_Toc56777764" w:history="1">
            <w:r w:rsidRPr="003C0F7E">
              <w:rPr>
                <w:rStyle w:val="Hyperlink"/>
                <w:noProof/>
              </w:rPr>
              <w:t>10.</w:t>
            </w:r>
            <w:r>
              <w:rPr>
                <w:rFonts w:eastAsiaTheme="minorEastAsia"/>
                <w:noProof/>
                <w:lang w:eastAsia="en-MY"/>
              </w:rPr>
              <w:tab/>
            </w:r>
            <w:r w:rsidRPr="003C0F7E">
              <w:rPr>
                <w:rStyle w:val="Hyperlink"/>
                <w:noProof/>
              </w:rPr>
              <w:t>Reflections on acquired &amp; required skills for Employability</w:t>
            </w:r>
            <w:r>
              <w:rPr>
                <w:noProof/>
                <w:webHidden/>
              </w:rPr>
              <w:tab/>
            </w:r>
            <w:r>
              <w:rPr>
                <w:noProof/>
                <w:webHidden/>
              </w:rPr>
              <w:fldChar w:fldCharType="begin"/>
            </w:r>
            <w:r>
              <w:rPr>
                <w:noProof/>
                <w:webHidden/>
              </w:rPr>
              <w:instrText xml:space="preserve"> PAGEREF _Toc56777764 \h </w:instrText>
            </w:r>
            <w:r>
              <w:rPr>
                <w:noProof/>
                <w:webHidden/>
              </w:rPr>
            </w:r>
            <w:r>
              <w:rPr>
                <w:noProof/>
                <w:webHidden/>
              </w:rPr>
              <w:fldChar w:fldCharType="separate"/>
            </w:r>
            <w:r>
              <w:rPr>
                <w:noProof/>
                <w:webHidden/>
              </w:rPr>
              <w:t>11</w:t>
            </w:r>
            <w:r>
              <w:rPr>
                <w:noProof/>
                <w:webHidden/>
              </w:rPr>
              <w:fldChar w:fldCharType="end"/>
            </w:r>
          </w:hyperlink>
        </w:p>
        <w:p w14:paraId="21B55CED" w14:textId="063B20D5" w:rsidR="00376F13" w:rsidRDefault="00376F13">
          <w:pPr>
            <w:pStyle w:val="TOC1"/>
            <w:tabs>
              <w:tab w:val="left" w:pos="660"/>
              <w:tab w:val="right" w:leader="dot" w:pos="9016"/>
            </w:tabs>
            <w:rPr>
              <w:rFonts w:eastAsiaTheme="minorEastAsia"/>
              <w:noProof/>
              <w:lang w:eastAsia="en-MY"/>
            </w:rPr>
          </w:pPr>
          <w:hyperlink w:anchor="_Toc56777765" w:history="1">
            <w:r w:rsidRPr="003C0F7E">
              <w:rPr>
                <w:rStyle w:val="Hyperlink"/>
                <w:noProof/>
              </w:rPr>
              <w:t>11.</w:t>
            </w:r>
            <w:r>
              <w:rPr>
                <w:rFonts w:eastAsiaTheme="minorEastAsia"/>
                <w:noProof/>
                <w:lang w:eastAsia="en-MY"/>
              </w:rPr>
              <w:tab/>
            </w:r>
            <w:r w:rsidRPr="003C0F7E">
              <w:rPr>
                <w:rStyle w:val="Hyperlink"/>
                <w:noProof/>
                <w:shd w:val="clear" w:color="auto" w:fill="FFFFFF"/>
              </w:rPr>
              <w:t>References</w:t>
            </w:r>
            <w:r>
              <w:rPr>
                <w:noProof/>
                <w:webHidden/>
              </w:rPr>
              <w:tab/>
            </w:r>
            <w:r>
              <w:rPr>
                <w:noProof/>
                <w:webHidden/>
              </w:rPr>
              <w:fldChar w:fldCharType="begin"/>
            </w:r>
            <w:r>
              <w:rPr>
                <w:noProof/>
                <w:webHidden/>
              </w:rPr>
              <w:instrText xml:space="preserve"> PAGEREF _Toc56777765 \h </w:instrText>
            </w:r>
            <w:r>
              <w:rPr>
                <w:noProof/>
                <w:webHidden/>
              </w:rPr>
            </w:r>
            <w:r>
              <w:rPr>
                <w:noProof/>
                <w:webHidden/>
              </w:rPr>
              <w:fldChar w:fldCharType="separate"/>
            </w:r>
            <w:r>
              <w:rPr>
                <w:noProof/>
                <w:webHidden/>
              </w:rPr>
              <w:t>12</w:t>
            </w:r>
            <w:r>
              <w:rPr>
                <w:noProof/>
                <w:webHidden/>
              </w:rPr>
              <w:fldChar w:fldCharType="end"/>
            </w:r>
          </w:hyperlink>
        </w:p>
        <w:p w14:paraId="45BAC1C5" w14:textId="5242D101" w:rsidR="00376F13" w:rsidRDefault="00376F13">
          <w:pPr>
            <w:pStyle w:val="TOC1"/>
            <w:tabs>
              <w:tab w:val="left" w:pos="660"/>
              <w:tab w:val="right" w:leader="dot" w:pos="9016"/>
            </w:tabs>
            <w:rPr>
              <w:rFonts w:eastAsiaTheme="minorEastAsia"/>
              <w:noProof/>
              <w:lang w:eastAsia="en-MY"/>
            </w:rPr>
          </w:pPr>
          <w:hyperlink w:anchor="_Toc56777766" w:history="1">
            <w:r w:rsidRPr="003C0F7E">
              <w:rPr>
                <w:rStyle w:val="Hyperlink"/>
                <w:noProof/>
              </w:rPr>
              <w:t>12.</w:t>
            </w:r>
            <w:r>
              <w:rPr>
                <w:rFonts w:eastAsiaTheme="minorEastAsia"/>
                <w:noProof/>
                <w:lang w:eastAsia="en-MY"/>
              </w:rPr>
              <w:tab/>
            </w:r>
            <w:r w:rsidRPr="003C0F7E">
              <w:rPr>
                <w:rStyle w:val="Hyperlink"/>
                <w:noProof/>
                <w:shd w:val="clear" w:color="auto" w:fill="FFFFFF"/>
              </w:rPr>
              <w:t>CV &amp; LinkedIn</w:t>
            </w:r>
            <w:r>
              <w:rPr>
                <w:noProof/>
                <w:webHidden/>
              </w:rPr>
              <w:tab/>
            </w:r>
            <w:r>
              <w:rPr>
                <w:noProof/>
                <w:webHidden/>
              </w:rPr>
              <w:fldChar w:fldCharType="begin"/>
            </w:r>
            <w:r>
              <w:rPr>
                <w:noProof/>
                <w:webHidden/>
              </w:rPr>
              <w:instrText xml:space="preserve"> PAGEREF _Toc56777766 \h </w:instrText>
            </w:r>
            <w:r>
              <w:rPr>
                <w:noProof/>
                <w:webHidden/>
              </w:rPr>
            </w:r>
            <w:r>
              <w:rPr>
                <w:noProof/>
                <w:webHidden/>
              </w:rPr>
              <w:fldChar w:fldCharType="separate"/>
            </w:r>
            <w:r>
              <w:rPr>
                <w:noProof/>
                <w:webHidden/>
              </w:rPr>
              <w:t>12</w:t>
            </w:r>
            <w:r>
              <w:rPr>
                <w:noProof/>
                <w:webHidden/>
              </w:rPr>
              <w:fldChar w:fldCharType="end"/>
            </w:r>
          </w:hyperlink>
        </w:p>
        <w:p w14:paraId="28A87BF5" w14:textId="79871340" w:rsidR="00376F13" w:rsidRDefault="00376F13">
          <w:pPr>
            <w:pStyle w:val="TOC1"/>
            <w:tabs>
              <w:tab w:val="left" w:pos="660"/>
              <w:tab w:val="right" w:leader="dot" w:pos="9016"/>
            </w:tabs>
            <w:rPr>
              <w:rFonts w:eastAsiaTheme="minorEastAsia"/>
              <w:noProof/>
              <w:lang w:eastAsia="en-MY"/>
            </w:rPr>
          </w:pPr>
          <w:hyperlink w:anchor="_Toc56777767" w:history="1">
            <w:r w:rsidRPr="003C0F7E">
              <w:rPr>
                <w:rStyle w:val="Hyperlink"/>
                <w:noProof/>
              </w:rPr>
              <w:t>13.</w:t>
            </w:r>
            <w:r>
              <w:rPr>
                <w:rFonts w:eastAsiaTheme="minorEastAsia"/>
                <w:noProof/>
                <w:lang w:eastAsia="en-MY"/>
              </w:rPr>
              <w:tab/>
            </w:r>
            <w:r w:rsidRPr="003C0F7E">
              <w:rPr>
                <w:rStyle w:val="Hyperlink"/>
                <w:noProof/>
                <w:shd w:val="clear" w:color="auto" w:fill="FFFFFF"/>
              </w:rPr>
              <w:t>Checklist:</w:t>
            </w:r>
            <w:r>
              <w:rPr>
                <w:noProof/>
                <w:webHidden/>
              </w:rPr>
              <w:tab/>
            </w:r>
            <w:r>
              <w:rPr>
                <w:noProof/>
                <w:webHidden/>
              </w:rPr>
              <w:fldChar w:fldCharType="begin"/>
            </w:r>
            <w:r>
              <w:rPr>
                <w:noProof/>
                <w:webHidden/>
              </w:rPr>
              <w:instrText xml:space="preserve"> PAGEREF _Toc56777767 \h </w:instrText>
            </w:r>
            <w:r>
              <w:rPr>
                <w:noProof/>
                <w:webHidden/>
              </w:rPr>
            </w:r>
            <w:r>
              <w:rPr>
                <w:noProof/>
                <w:webHidden/>
              </w:rPr>
              <w:fldChar w:fldCharType="separate"/>
            </w:r>
            <w:r>
              <w:rPr>
                <w:noProof/>
                <w:webHidden/>
              </w:rPr>
              <w:t>12</w:t>
            </w:r>
            <w:r>
              <w:rPr>
                <w:noProof/>
                <w:webHidden/>
              </w:rPr>
              <w:fldChar w:fldCharType="end"/>
            </w:r>
          </w:hyperlink>
        </w:p>
        <w:p w14:paraId="2FBCEA84" w14:textId="62A8343A" w:rsidR="00F77780" w:rsidRDefault="00F77780" w:rsidP="00E42E4D">
          <w:pPr>
            <w:spacing w:line="360" w:lineRule="auto"/>
          </w:pPr>
          <w:r>
            <w:rPr>
              <w:b/>
              <w:bCs/>
              <w:noProof/>
            </w:rPr>
            <w:fldChar w:fldCharType="end"/>
          </w:r>
        </w:p>
      </w:sdtContent>
    </w:sdt>
    <w:p w14:paraId="46083F3A" w14:textId="0C714010" w:rsidR="00F77780" w:rsidRDefault="00F77780" w:rsidP="00E42E4D">
      <w:pPr>
        <w:spacing w:line="360" w:lineRule="auto"/>
        <w:jc w:val="both"/>
        <w:rPr>
          <w:shd w:val="clear" w:color="auto" w:fill="FFFFFF"/>
        </w:rPr>
      </w:pPr>
    </w:p>
    <w:p w14:paraId="25CE5C36" w14:textId="78B4409B" w:rsidR="00F77780" w:rsidRDefault="007A6422" w:rsidP="007A6422">
      <w:pPr>
        <w:rPr>
          <w:rFonts w:asciiTheme="majorHAnsi" w:eastAsiaTheme="majorEastAsia" w:hAnsiTheme="majorHAnsi" w:cstheme="majorBidi"/>
          <w:color w:val="2F5496" w:themeColor="accent1" w:themeShade="BF"/>
          <w:sz w:val="32"/>
          <w:szCs w:val="32"/>
          <w:shd w:val="clear" w:color="auto" w:fill="FFFFFF"/>
        </w:rPr>
      </w:pPr>
      <w:r>
        <w:rPr>
          <w:rFonts w:asciiTheme="majorHAnsi" w:eastAsiaTheme="majorEastAsia" w:hAnsiTheme="majorHAnsi" w:cstheme="majorBidi"/>
          <w:color w:val="2F5496" w:themeColor="accent1" w:themeShade="BF"/>
          <w:sz w:val="32"/>
          <w:szCs w:val="32"/>
          <w:shd w:val="clear" w:color="auto" w:fill="FFFFFF"/>
        </w:rPr>
        <w:br w:type="page"/>
      </w:r>
    </w:p>
    <w:p w14:paraId="1A1BAB13" w14:textId="754B6839" w:rsidR="00E046B7" w:rsidRPr="00E42E4D" w:rsidRDefault="00F77780" w:rsidP="00E42E4D">
      <w:pPr>
        <w:pStyle w:val="Heading1"/>
        <w:numPr>
          <w:ilvl w:val="0"/>
          <w:numId w:val="2"/>
        </w:numPr>
        <w:spacing w:line="360" w:lineRule="auto"/>
        <w:rPr>
          <w:shd w:val="clear" w:color="auto" w:fill="FFFFFF"/>
        </w:rPr>
      </w:pPr>
      <w:bookmarkStart w:id="0" w:name="_Toc56777717"/>
      <w:r>
        <w:rPr>
          <w:shd w:val="clear" w:color="auto" w:fill="FFFFFF"/>
        </w:rPr>
        <w:lastRenderedPageBreak/>
        <w:t>Abstract</w:t>
      </w:r>
      <w:bookmarkEnd w:id="0"/>
    </w:p>
    <w:p w14:paraId="334B5158" w14:textId="5172D8BF" w:rsidR="00E42E4D" w:rsidRPr="00E046B7" w:rsidRDefault="00F77780" w:rsidP="00E42E4D">
      <w:pPr>
        <w:pStyle w:val="ListParagraph"/>
        <w:spacing w:line="360" w:lineRule="auto"/>
        <w:rPr>
          <w:rFonts w:cstheme="minorHAnsi"/>
          <w:color w:val="000000" w:themeColor="text1"/>
          <w:shd w:val="clear" w:color="auto" w:fill="FFFFFF"/>
        </w:rPr>
      </w:pPr>
      <w:r w:rsidRPr="00F77780">
        <w:rPr>
          <w:rFonts w:cstheme="minorHAnsi"/>
          <w:color w:val="000000" w:themeColor="text1"/>
          <w:shd w:val="clear" w:color="auto" w:fill="FFFFFF"/>
        </w:rPr>
        <w:t xml:space="preserve">This course module aids students in terms of developing professional skills as well as important academic values. Graduates will be required to work in different teams, project and time-management when discussing on a task and research verbal and written communication skills. These are the requirements a graduate would need to demonstrate during this course. To </w:t>
      </w:r>
      <w:r w:rsidR="006E3179">
        <w:rPr>
          <w:rFonts w:cstheme="minorHAnsi"/>
          <w:color w:val="000000" w:themeColor="text1"/>
          <w:shd w:val="clear" w:color="auto" w:fill="FFFFFF"/>
        </w:rPr>
        <w:t>assist</w:t>
      </w:r>
      <w:r w:rsidRPr="00F77780">
        <w:rPr>
          <w:rFonts w:cstheme="minorHAnsi"/>
          <w:color w:val="000000" w:themeColor="text1"/>
          <w:shd w:val="clear" w:color="auto" w:fill="FFFFFF"/>
        </w:rPr>
        <w:t xml:space="preserve"> </w:t>
      </w:r>
      <w:r w:rsidR="006E3179">
        <w:rPr>
          <w:rFonts w:cstheme="minorHAnsi"/>
          <w:color w:val="000000" w:themeColor="text1"/>
          <w:shd w:val="clear" w:color="auto" w:fill="FFFFFF"/>
        </w:rPr>
        <w:t>students</w:t>
      </w:r>
      <w:r w:rsidRPr="00F77780">
        <w:rPr>
          <w:rFonts w:cstheme="minorHAnsi"/>
          <w:color w:val="000000" w:themeColor="text1"/>
          <w:shd w:val="clear" w:color="auto" w:fill="FFFFFF"/>
        </w:rPr>
        <w:t xml:space="preserve"> in </w:t>
      </w:r>
      <w:r w:rsidR="006E3179">
        <w:rPr>
          <w:rFonts w:cstheme="minorHAnsi"/>
          <w:color w:val="000000" w:themeColor="text1"/>
          <w:shd w:val="clear" w:color="auto" w:fill="FFFFFF"/>
        </w:rPr>
        <w:t>their</w:t>
      </w:r>
      <w:r w:rsidRPr="00F77780">
        <w:rPr>
          <w:rFonts w:cstheme="minorHAnsi"/>
          <w:color w:val="000000" w:themeColor="text1"/>
          <w:shd w:val="clear" w:color="auto" w:fill="FFFFFF"/>
        </w:rPr>
        <w:t xml:space="preserve"> development</w:t>
      </w:r>
      <w:r w:rsidR="006E3179">
        <w:rPr>
          <w:rFonts w:cstheme="minorHAnsi"/>
          <w:color w:val="000000" w:themeColor="text1"/>
          <w:shd w:val="clear" w:color="auto" w:fill="FFFFFF"/>
        </w:rPr>
        <w:t>s</w:t>
      </w:r>
      <w:r w:rsidRPr="00F77780">
        <w:rPr>
          <w:rFonts w:cstheme="minorHAnsi"/>
          <w:color w:val="000000" w:themeColor="text1"/>
          <w:shd w:val="clear" w:color="auto" w:fill="FFFFFF"/>
        </w:rPr>
        <w:t xml:space="preserve">, the module is delivered by using a problem-based learning approach. Each oncoming week </w:t>
      </w:r>
      <w:r w:rsidR="006E3179">
        <w:rPr>
          <w:rFonts w:cstheme="minorHAnsi"/>
          <w:color w:val="000000" w:themeColor="text1"/>
          <w:shd w:val="clear" w:color="auto" w:fill="FFFFFF"/>
        </w:rPr>
        <w:t>students</w:t>
      </w:r>
      <w:r w:rsidRPr="00F77780">
        <w:rPr>
          <w:rFonts w:cstheme="minorHAnsi"/>
          <w:color w:val="000000" w:themeColor="text1"/>
          <w:shd w:val="clear" w:color="auto" w:fill="FFFFFF"/>
        </w:rPr>
        <w:t xml:space="preserve"> will join a different team to discuss upon a topic that relates to game industry or design. The rotating of teams for each week will help learn the importance of collaborations and compromising differing views as </w:t>
      </w:r>
      <w:r w:rsidR="006E3179">
        <w:rPr>
          <w:rFonts w:cstheme="minorHAnsi"/>
          <w:color w:val="000000" w:themeColor="text1"/>
          <w:shd w:val="clear" w:color="auto" w:fill="FFFFFF"/>
        </w:rPr>
        <w:t xml:space="preserve">they </w:t>
      </w:r>
      <w:r w:rsidRPr="00F77780">
        <w:rPr>
          <w:rFonts w:cstheme="minorHAnsi"/>
          <w:color w:val="000000" w:themeColor="text1"/>
          <w:shd w:val="clear" w:color="auto" w:fill="FFFFFF"/>
        </w:rPr>
        <w:t>work towards solving a problem.</w:t>
      </w:r>
    </w:p>
    <w:p w14:paraId="1BA25832" w14:textId="7B95185E" w:rsidR="00F77780" w:rsidRPr="00E42E4D" w:rsidRDefault="005770B1" w:rsidP="00E42E4D">
      <w:pPr>
        <w:pStyle w:val="Heading1"/>
        <w:numPr>
          <w:ilvl w:val="0"/>
          <w:numId w:val="2"/>
        </w:numPr>
        <w:spacing w:line="360" w:lineRule="auto"/>
        <w:rPr>
          <w:shd w:val="clear" w:color="auto" w:fill="FFFFFF"/>
        </w:rPr>
      </w:pPr>
      <w:bookmarkStart w:id="1" w:name="_Toc56777718"/>
      <w:r w:rsidRPr="00124003">
        <w:rPr>
          <w:shd w:val="clear" w:color="auto" w:fill="FFFFFF"/>
        </w:rPr>
        <w:t>Introduction</w:t>
      </w:r>
      <w:bookmarkEnd w:id="1"/>
    </w:p>
    <w:p w14:paraId="78E41BF2" w14:textId="43FCE7F5" w:rsidR="00E046B7" w:rsidRPr="00E42E4D" w:rsidRDefault="00F22982" w:rsidP="00E42E4D">
      <w:pPr>
        <w:pStyle w:val="Heading2"/>
        <w:numPr>
          <w:ilvl w:val="1"/>
          <w:numId w:val="2"/>
        </w:numPr>
        <w:spacing w:line="360" w:lineRule="auto"/>
        <w:rPr>
          <w:shd w:val="clear" w:color="auto" w:fill="FFFFFF"/>
        </w:rPr>
      </w:pPr>
      <w:bookmarkStart w:id="2" w:name="_Toc56777719"/>
      <w:r w:rsidRPr="00124003">
        <w:rPr>
          <w:shd w:val="clear" w:color="auto" w:fill="FFFFFF"/>
        </w:rPr>
        <w:t>Teams and collaborations</w:t>
      </w:r>
      <w:bookmarkEnd w:id="2"/>
    </w:p>
    <w:p w14:paraId="499983AA" w14:textId="47CAFDAE" w:rsidR="00E42E4D" w:rsidRPr="00F9225A" w:rsidRDefault="00F22982" w:rsidP="00E42E4D">
      <w:pPr>
        <w:spacing w:line="360" w:lineRule="auto"/>
        <w:rPr>
          <w:shd w:val="clear" w:color="auto" w:fill="FFFFFF"/>
        </w:rPr>
      </w:pPr>
      <w:r w:rsidRPr="00124003">
        <w:rPr>
          <w:shd w:val="clear" w:color="auto" w:fill="FFFFFF"/>
        </w:rPr>
        <w:tab/>
        <w:t>For each week</w:t>
      </w:r>
      <w:r w:rsidR="00E046B7">
        <w:rPr>
          <w:shd w:val="clear" w:color="auto" w:fill="FFFFFF"/>
        </w:rPr>
        <w:t>,</w:t>
      </w:r>
      <w:r w:rsidRPr="00124003">
        <w:rPr>
          <w:shd w:val="clear" w:color="auto" w:fill="FFFFFF"/>
        </w:rPr>
        <w:t xml:space="preserve"> students are separated into different teams to create and discuss on a game of their own. An hour is given to work on </w:t>
      </w:r>
      <w:r w:rsidR="00E046B7">
        <w:rPr>
          <w:shd w:val="clear" w:color="auto" w:fill="FFFFFF"/>
        </w:rPr>
        <w:t>the given</w:t>
      </w:r>
      <w:r w:rsidRPr="00124003">
        <w:rPr>
          <w:shd w:val="clear" w:color="auto" w:fill="FFFFFF"/>
        </w:rPr>
        <w:t xml:space="preserve"> task whilst an additional 40 minutes is provided for game-testing. Once the timer is up, each team will present their ideas to everyone in the class using a PowerPoint presentation. The lecturer will give his thoughts, opinions and feedback to each group after their presentations has concluded. Moreover, after the session is over a 600-word draft report</w:t>
      </w:r>
      <w:r w:rsidR="00E046B7">
        <w:rPr>
          <w:shd w:val="clear" w:color="auto" w:fill="FFFFFF"/>
        </w:rPr>
        <w:t xml:space="preserve"> would need to be written</w:t>
      </w:r>
      <w:r w:rsidRPr="00124003">
        <w:rPr>
          <w:shd w:val="clear" w:color="auto" w:fill="FFFFFF"/>
        </w:rPr>
        <w:t xml:space="preserve"> and sen</w:t>
      </w:r>
      <w:r w:rsidR="00E046B7">
        <w:rPr>
          <w:shd w:val="clear" w:color="auto" w:fill="FFFFFF"/>
        </w:rPr>
        <w:t>t</w:t>
      </w:r>
      <w:r w:rsidRPr="00124003">
        <w:rPr>
          <w:shd w:val="clear" w:color="auto" w:fill="FFFFFF"/>
        </w:rPr>
        <w:t xml:space="preserve"> in</w:t>
      </w:r>
      <w:r w:rsidR="00E046B7">
        <w:rPr>
          <w:shd w:val="clear" w:color="auto" w:fill="FFFFFF"/>
        </w:rPr>
        <w:t xml:space="preserve"> on GitHub</w:t>
      </w:r>
      <w:r w:rsidRPr="00124003">
        <w:rPr>
          <w:shd w:val="clear" w:color="auto" w:fill="FFFFFF"/>
        </w:rPr>
        <w:t xml:space="preserve"> for feedback. This will be used in the 2000-word </w:t>
      </w:r>
      <w:r w:rsidR="00E046B7">
        <w:rPr>
          <w:shd w:val="clear" w:color="auto" w:fill="FFFFFF"/>
        </w:rPr>
        <w:t xml:space="preserve">final </w:t>
      </w:r>
      <w:r w:rsidRPr="00124003">
        <w:rPr>
          <w:shd w:val="clear" w:color="auto" w:fill="FFFFFF"/>
        </w:rPr>
        <w:t xml:space="preserve">report. </w:t>
      </w:r>
    </w:p>
    <w:p w14:paraId="3A09D4A7" w14:textId="4C8F95E6" w:rsidR="00F9225A" w:rsidRPr="00E42E4D" w:rsidRDefault="005770B1" w:rsidP="00E42E4D">
      <w:pPr>
        <w:pStyle w:val="Heading1"/>
        <w:numPr>
          <w:ilvl w:val="0"/>
          <w:numId w:val="2"/>
        </w:numPr>
        <w:spacing w:line="360" w:lineRule="auto"/>
        <w:rPr>
          <w:shd w:val="clear" w:color="auto" w:fill="FFFFFF"/>
        </w:rPr>
      </w:pPr>
      <w:bookmarkStart w:id="3" w:name="_Toc56777720"/>
      <w:r w:rsidRPr="00124003">
        <w:rPr>
          <w:shd w:val="clear" w:color="auto" w:fill="FFFFFF"/>
        </w:rPr>
        <w:t>Method</w:t>
      </w:r>
      <w:bookmarkEnd w:id="3"/>
    </w:p>
    <w:p w14:paraId="12DE29DF" w14:textId="1DB12BE8" w:rsidR="00F77780" w:rsidRPr="00E42E4D" w:rsidRDefault="00F22982" w:rsidP="00E42E4D">
      <w:pPr>
        <w:pStyle w:val="Heading2"/>
        <w:numPr>
          <w:ilvl w:val="1"/>
          <w:numId w:val="2"/>
        </w:numPr>
        <w:spacing w:line="360" w:lineRule="auto"/>
        <w:rPr>
          <w:shd w:val="clear" w:color="auto" w:fill="FFFFFF"/>
        </w:rPr>
      </w:pPr>
      <w:bookmarkStart w:id="4" w:name="_Toc56777721"/>
      <w:r w:rsidRPr="00124003">
        <w:rPr>
          <w:shd w:val="clear" w:color="auto" w:fill="FFFFFF"/>
        </w:rPr>
        <w:t>Participants</w:t>
      </w:r>
      <w:bookmarkEnd w:id="4"/>
    </w:p>
    <w:p w14:paraId="6C257BB1" w14:textId="58631053" w:rsidR="005770B1" w:rsidRDefault="00D029BF" w:rsidP="00E42E4D">
      <w:pPr>
        <w:spacing w:line="360" w:lineRule="auto"/>
        <w:rPr>
          <w:shd w:val="clear" w:color="auto" w:fill="FFFFFF"/>
        </w:rPr>
      </w:pPr>
      <w:r w:rsidRPr="00124003">
        <w:rPr>
          <w:shd w:val="clear" w:color="auto" w:fill="FFFFFF"/>
        </w:rPr>
        <w:tab/>
        <w:t>There are 2 groups of participants that took part in this exercise. The first being participants of the group making and discussing on their game, and the other being students from other groups that provide their assistance during the game-testing period. There were some instances where groups would take longer than others to work on their project thus not being able to play-test their game and get feedback from other groups. This is where internal play-testing comes into play. Where the group themselves test their own game, find any flaws or issues and give their own feedback on the matter. Instances such as these occur when there is conflict between the team members on an idea or the lack of members in the team. Having the feedback of other teams are beneficial as it will help provide additional feedback and opinions in which the team could not identify as they came up with the idea.</w:t>
      </w:r>
    </w:p>
    <w:p w14:paraId="3B96BDE3" w14:textId="1B5C0282" w:rsidR="00BB40B8" w:rsidRPr="00376F13" w:rsidRDefault="00BB40B8" w:rsidP="00E42E4D">
      <w:pPr>
        <w:pStyle w:val="Heading1"/>
        <w:numPr>
          <w:ilvl w:val="0"/>
          <w:numId w:val="2"/>
        </w:numPr>
        <w:spacing w:line="360" w:lineRule="auto"/>
        <w:rPr>
          <w:shd w:val="clear" w:color="auto" w:fill="FFFFFF"/>
        </w:rPr>
      </w:pPr>
      <w:bookmarkStart w:id="5" w:name="_Toc56777722"/>
      <w:r>
        <w:rPr>
          <w:shd w:val="clear" w:color="auto" w:fill="FFFFFF"/>
        </w:rPr>
        <w:lastRenderedPageBreak/>
        <w:t>Online Employability Trading Game</w:t>
      </w:r>
      <w:bookmarkEnd w:id="5"/>
    </w:p>
    <w:p w14:paraId="07947A63" w14:textId="057E5703" w:rsidR="00BB40B8" w:rsidRDefault="00BB40B8" w:rsidP="00E42E4D">
      <w:pPr>
        <w:pStyle w:val="Heading2"/>
        <w:numPr>
          <w:ilvl w:val="1"/>
          <w:numId w:val="2"/>
        </w:numPr>
        <w:spacing w:line="360" w:lineRule="auto"/>
      </w:pPr>
      <w:bookmarkStart w:id="6" w:name="_Toc56777723"/>
      <w:r>
        <w:t>What is the game?</w:t>
      </w:r>
      <w:bookmarkEnd w:id="6"/>
    </w:p>
    <w:p w14:paraId="5ADCCC47" w14:textId="1FCD9005" w:rsidR="00BB40B8" w:rsidRDefault="00A81C69" w:rsidP="00E42E4D">
      <w:pPr>
        <w:spacing w:line="360" w:lineRule="auto"/>
      </w:pPr>
      <w:r>
        <w:tab/>
      </w:r>
      <w:r w:rsidR="00836922">
        <w:t xml:space="preserve">The theme of the game had to be associated with employability. The employability game is playable for 2-6 players. Players can choose to either play individually or separate into teams. Players/Teams will begin at the starting line. They will each roll the dice to determine who goes first (higher number wins). They will move along the board collecting skill cards. The game ends once both teams reach the end. However, to win the game, one must have </w:t>
      </w:r>
      <w:r w:rsidR="007A6422">
        <w:t>a greater</w:t>
      </w:r>
      <w:r w:rsidR="00836922">
        <w:t xml:space="preserve"> number of skill cards compared to opposing players/teams.</w:t>
      </w:r>
    </w:p>
    <w:p w14:paraId="6560A1EB" w14:textId="46742FBD" w:rsidR="00A81C69" w:rsidRDefault="00A81C69" w:rsidP="00A81C69">
      <w:pPr>
        <w:spacing w:line="360" w:lineRule="auto"/>
        <w:jc w:val="center"/>
      </w:pPr>
      <w:ins w:id="7" w:author="asw26" w:date="2020-10-08T17:45:00Z">
        <w:r>
          <w:rPr>
            <w:noProof/>
          </w:rPr>
          <w:drawing>
            <wp:inline distT="0" distB="0" distL="0" distR="0" wp14:anchorId="11A45456" wp14:editId="04D57DDB">
              <wp:extent cx="4904808" cy="2759075"/>
              <wp:effectExtent l="152400" t="152400" r="353060" b="3651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09771" cy="2761867"/>
                      </a:xfrm>
                      <a:prstGeom prst="rect">
                        <a:avLst/>
                      </a:prstGeom>
                      <a:ln>
                        <a:noFill/>
                      </a:ln>
                      <a:effectLst>
                        <a:outerShdw blurRad="292100" dist="139700" dir="2700000" algn="tl" rotWithShape="0">
                          <a:srgbClr val="333333">
                            <a:alpha val="65000"/>
                          </a:srgbClr>
                        </a:outerShdw>
                      </a:effectLst>
                    </pic:spPr>
                  </pic:pic>
                </a:graphicData>
              </a:graphic>
            </wp:inline>
          </w:drawing>
        </w:r>
      </w:ins>
    </w:p>
    <w:p w14:paraId="72583BE6" w14:textId="5D025A2F" w:rsidR="007A6422" w:rsidRDefault="00A81C69" w:rsidP="00A16855">
      <w:pPr>
        <w:spacing w:line="360" w:lineRule="auto"/>
        <w:jc w:val="center"/>
        <w:rPr>
          <w:i/>
          <w:iCs/>
        </w:rPr>
      </w:pPr>
      <w:r w:rsidRPr="00A81C69">
        <w:rPr>
          <w:i/>
          <w:iCs/>
        </w:rPr>
        <w:t>Figure 1: Rough sketch of the playing board with annotations of instructions</w:t>
      </w:r>
    </w:p>
    <w:p w14:paraId="1A557F53" w14:textId="4FABD3BF" w:rsidR="00A81C69" w:rsidRDefault="007A6422" w:rsidP="007A6422">
      <w:pPr>
        <w:rPr>
          <w:i/>
          <w:iCs/>
        </w:rPr>
      </w:pPr>
      <w:r>
        <w:rPr>
          <w:i/>
          <w:iCs/>
        </w:rPr>
        <w:br w:type="page"/>
      </w:r>
    </w:p>
    <w:tbl>
      <w:tblPr>
        <w:tblW w:w="9010" w:type="dxa"/>
        <w:tblCellMar>
          <w:top w:w="15" w:type="dxa"/>
          <w:left w:w="15" w:type="dxa"/>
          <w:bottom w:w="15" w:type="dxa"/>
          <w:right w:w="15" w:type="dxa"/>
        </w:tblCellMar>
        <w:tblLook w:val="04A0" w:firstRow="1" w:lastRow="0" w:firstColumn="1" w:lastColumn="0" w:noHBand="0" w:noVBand="1"/>
      </w:tblPr>
      <w:tblGrid>
        <w:gridCol w:w="2088"/>
        <w:gridCol w:w="2699"/>
        <w:gridCol w:w="2184"/>
        <w:gridCol w:w="2039"/>
      </w:tblGrid>
      <w:tr w:rsidR="00A81C69" w14:paraId="77022F94" w14:textId="77777777" w:rsidTr="00A16855">
        <w:trPr>
          <w:trHeight w:val="80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DE2D0CF"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lastRenderedPageBreak/>
              <w:t>Analysis</w:t>
            </w:r>
          </w:p>
          <w:p w14:paraId="41717A0E"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Skill</w:t>
            </w:r>
          </w:p>
        </w:tc>
        <w:tc>
          <w:tcPr>
            <w:tcW w:w="269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E34449B"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Communication skills</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F3B56EE" w14:textId="6A8C4E09" w:rsidR="00A81C69" w:rsidRPr="00A81C69" w:rsidRDefault="00A81C69" w:rsidP="00376F13">
            <w:pPr>
              <w:spacing w:before="200" w:after="200"/>
              <w:jc w:val="center"/>
              <w:rPr>
                <w:sz w:val="28"/>
                <w:szCs w:val="28"/>
                <w:lang w:eastAsia="en-MY"/>
              </w:rPr>
            </w:pPr>
            <w:r w:rsidRPr="00A81C69">
              <w:rPr>
                <w:rFonts w:ascii="Arial" w:hAnsi="Arial" w:cs="Arial"/>
                <w:color w:val="000000"/>
                <w:sz w:val="28"/>
                <w:szCs w:val="28"/>
                <w:lang w:eastAsia="en-MY"/>
              </w:rPr>
              <w:t>Teamwork</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A93E698" w14:textId="77777777" w:rsidR="00A81C69" w:rsidRPr="00A81C69" w:rsidRDefault="00A81C69" w:rsidP="00376F13">
            <w:pPr>
              <w:jc w:val="center"/>
              <w:rPr>
                <w:sz w:val="28"/>
                <w:szCs w:val="28"/>
                <w:lang w:eastAsia="en-MY"/>
              </w:rPr>
            </w:pPr>
            <w:r w:rsidRPr="00A81C69">
              <w:rPr>
                <w:rFonts w:ascii="Arial" w:hAnsi="Arial" w:cs="Arial"/>
                <w:color w:val="2D2D2D"/>
                <w:sz w:val="28"/>
                <w:szCs w:val="28"/>
                <w:shd w:val="clear" w:color="auto" w:fill="FFFFFF"/>
                <w:lang w:eastAsia="en-MY"/>
              </w:rPr>
              <w:t>Experience</w:t>
            </w:r>
          </w:p>
        </w:tc>
      </w:tr>
      <w:tr w:rsidR="00A81C69" w14:paraId="74471D8A" w14:textId="77777777" w:rsidTr="00A81C69">
        <w:trPr>
          <w:trHeight w:val="86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9E84338" w14:textId="77777777" w:rsidR="00A81C69" w:rsidRPr="00A81C69" w:rsidRDefault="00A81C69" w:rsidP="00376F13">
            <w:pPr>
              <w:spacing w:before="200" w:after="200"/>
              <w:jc w:val="center"/>
              <w:rPr>
                <w:sz w:val="28"/>
                <w:szCs w:val="28"/>
                <w:lang w:eastAsia="en-MY"/>
              </w:rPr>
            </w:pPr>
            <w:r w:rsidRPr="00A81C69">
              <w:rPr>
                <w:rFonts w:ascii="Arial" w:hAnsi="Arial" w:cs="Arial"/>
                <w:color w:val="2D2D2D"/>
                <w:sz w:val="28"/>
                <w:szCs w:val="28"/>
                <w:shd w:val="clear" w:color="auto" w:fill="FFFFFF"/>
                <w:lang w:eastAsia="en-MY"/>
              </w:rPr>
              <w:t>Ability to learn and evolve</w:t>
            </w:r>
          </w:p>
        </w:tc>
        <w:tc>
          <w:tcPr>
            <w:tcW w:w="269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12A312C" w14:textId="77777777" w:rsidR="00A16855" w:rsidRDefault="00A16855" w:rsidP="00376F13">
            <w:pPr>
              <w:jc w:val="center"/>
              <w:rPr>
                <w:rFonts w:ascii="Arial" w:hAnsi="Arial" w:cs="Arial"/>
                <w:color w:val="000000"/>
                <w:sz w:val="28"/>
                <w:szCs w:val="28"/>
                <w:lang w:eastAsia="en-MY"/>
              </w:rPr>
            </w:pPr>
          </w:p>
          <w:p w14:paraId="1818106C" w14:textId="6EBB43F0"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Passion</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E3AAE83" w14:textId="77777777" w:rsidR="00A81C69" w:rsidRPr="00A81C69" w:rsidRDefault="00A81C69" w:rsidP="00376F13">
            <w:pPr>
              <w:spacing w:before="200" w:after="200"/>
              <w:jc w:val="center"/>
              <w:rPr>
                <w:sz w:val="28"/>
                <w:szCs w:val="28"/>
                <w:lang w:eastAsia="en-MY"/>
              </w:rPr>
            </w:pPr>
            <w:r w:rsidRPr="00A81C69">
              <w:rPr>
                <w:rFonts w:ascii="Arial" w:hAnsi="Arial" w:cs="Arial"/>
                <w:color w:val="2D2D2D"/>
                <w:sz w:val="28"/>
                <w:szCs w:val="28"/>
                <w:shd w:val="clear" w:color="auto" w:fill="FFFFFF"/>
                <w:lang w:eastAsia="en-MY"/>
              </w:rPr>
              <w:t>Excellent oral</w:t>
            </w:r>
            <w:r w:rsidRPr="00A81C69">
              <w:rPr>
                <w:color w:val="2D2D2D"/>
                <w:sz w:val="28"/>
                <w:szCs w:val="28"/>
                <w:shd w:val="clear" w:color="auto" w:fill="FFFFFF"/>
                <w:lang w:eastAsia="en-MY"/>
              </w:rPr>
              <w:t xml:space="preserve"> </w:t>
            </w:r>
            <w:r w:rsidRPr="00A81C69">
              <w:rPr>
                <w:rFonts w:ascii="Arial" w:hAnsi="Arial" w:cs="Arial"/>
                <w:color w:val="2D2D2D"/>
                <w:sz w:val="28"/>
                <w:szCs w:val="28"/>
                <w:shd w:val="clear" w:color="auto" w:fill="FFFFFF"/>
                <w:lang w:eastAsia="en-MY"/>
              </w:rPr>
              <w:t>communication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C3E120B"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Programming Skills</w:t>
            </w:r>
          </w:p>
        </w:tc>
      </w:tr>
      <w:tr w:rsidR="00A81C69" w14:paraId="6E9372F5" w14:textId="77777777" w:rsidTr="00A16855">
        <w:trPr>
          <w:trHeight w:val="82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745268D" w14:textId="77777777" w:rsidR="00A81C69" w:rsidRPr="00A81C69" w:rsidRDefault="00A81C69" w:rsidP="00376F13">
            <w:pPr>
              <w:jc w:val="center"/>
              <w:rPr>
                <w:rFonts w:ascii="Arial" w:hAnsi="Arial" w:cs="Arial"/>
                <w:color w:val="000000"/>
                <w:sz w:val="28"/>
                <w:szCs w:val="28"/>
                <w:lang w:eastAsia="en-MY"/>
              </w:rPr>
            </w:pPr>
          </w:p>
          <w:p w14:paraId="62E4CCF5"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Mathematical skills</w:t>
            </w:r>
          </w:p>
        </w:tc>
        <w:tc>
          <w:tcPr>
            <w:tcW w:w="269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9AB675C" w14:textId="77777777" w:rsidR="007A6422" w:rsidRDefault="007A6422" w:rsidP="00376F13">
            <w:pPr>
              <w:jc w:val="center"/>
              <w:rPr>
                <w:rFonts w:ascii="Arial" w:hAnsi="Arial" w:cs="Arial"/>
                <w:color w:val="000000"/>
                <w:sz w:val="28"/>
                <w:szCs w:val="28"/>
                <w:lang w:eastAsia="en-MY"/>
              </w:rPr>
            </w:pPr>
          </w:p>
          <w:p w14:paraId="1D24BCC1" w14:textId="1CD16F66"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Creative problem-solving skills</w:t>
            </w:r>
          </w:p>
        </w:tc>
        <w:tc>
          <w:tcPr>
            <w:tcW w:w="206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CB083D1"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Time management skills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ABDD9D8" w14:textId="77777777" w:rsidR="00A81C69" w:rsidRPr="00A81C69" w:rsidRDefault="00A81C69" w:rsidP="00376F13">
            <w:pPr>
              <w:jc w:val="center"/>
              <w:rPr>
                <w:rFonts w:ascii="Arial" w:hAnsi="Arial" w:cs="Arial"/>
                <w:color w:val="000000"/>
                <w:sz w:val="28"/>
                <w:szCs w:val="28"/>
                <w:lang w:eastAsia="en-MY"/>
              </w:rPr>
            </w:pPr>
          </w:p>
          <w:p w14:paraId="705B031D" w14:textId="77777777" w:rsidR="00A81C69" w:rsidRPr="00A81C69" w:rsidRDefault="00A81C69" w:rsidP="00376F13">
            <w:pPr>
              <w:jc w:val="center"/>
              <w:rPr>
                <w:sz w:val="28"/>
                <w:szCs w:val="28"/>
                <w:lang w:eastAsia="en-MY"/>
              </w:rPr>
            </w:pPr>
            <w:r w:rsidRPr="00A81C69">
              <w:rPr>
                <w:rFonts w:ascii="Arial" w:hAnsi="Arial" w:cs="Arial"/>
                <w:color w:val="000000"/>
                <w:sz w:val="28"/>
                <w:szCs w:val="28"/>
                <w:lang w:eastAsia="en-MY"/>
              </w:rPr>
              <w:t>Hygiene</w:t>
            </w:r>
          </w:p>
        </w:tc>
      </w:tr>
    </w:tbl>
    <w:p w14:paraId="1052CB0F" w14:textId="77777777" w:rsidR="00A16855" w:rsidRDefault="00A16855" w:rsidP="004D03F0">
      <w:pPr>
        <w:spacing w:line="276" w:lineRule="auto"/>
        <w:rPr>
          <w:i/>
          <w:iCs/>
        </w:rPr>
      </w:pPr>
    </w:p>
    <w:p w14:paraId="2B78B9DB" w14:textId="0720CC85" w:rsidR="00A16855" w:rsidRPr="004D03F0" w:rsidRDefault="004D03F0" w:rsidP="00A16855">
      <w:pPr>
        <w:spacing w:line="276" w:lineRule="auto"/>
        <w:jc w:val="center"/>
        <w:rPr>
          <w:i/>
          <w:iCs/>
        </w:rPr>
      </w:pPr>
      <w:r>
        <w:rPr>
          <w:i/>
          <w:iCs/>
        </w:rPr>
        <w:t>Figure 1.1: Examples of Skill Cards implemented into the game</w:t>
      </w:r>
    </w:p>
    <w:p w14:paraId="0194BB17" w14:textId="523B822C" w:rsidR="00BB40B8" w:rsidRDefault="00BB40B8" w:rsidP="00E42E4D">
      <w:pPr>
        <w:pStyle w:val="Heading2"/>
        <w:numPr>
          <w:ilvl w:val="1"/>
          <w:numId w:val="2"/>
        </w:numPr>
        <w:spacing w:line="360" w:lineRule="auto"/>
      </w:pPr>
      <w:bookmarkStart w:id="8" w:name="_Toc56777724"/>
      <w:r>
        <w:t>Materials</w:t>
      </w:r>
      <w:bookmarkEnd w:id="8"/>
    </w:p>
    <w:p w14:paraId="4FFDBD5B" w14:textId="7BAC23E3" w:rsidR="00BB40B8" w:rsidRDefault="004D03F0" w:rsidP="004D03F0">
      <w:pPr>
        <w:pStyle w:val="ListParagraph"/>
        <w:numPr>
          <w:ilvl w:val="0"/>
          <w:numId w:val="6"/>
        </w:numPr>
        <w:spacing w:line="360" w:lineRule="auto"/>
      </w:pPr>
      <w:r>
        <w:t>2 dices</w:t>
      </w:r>
    </w:p>
    <w:p w14:paraId="15E9B47A" w14:textId="39B728C2" w:rsidR="004D03F0" w:rsidRDefault="004D03F0" w:rsidP="004D03F0">
      <w:pPr>
        <w:pStyle w:val="ListParagraph"/>
        <w:numPr>
          <w:ilvl w:val="0"/>
          <w:numId w:val="6"/>
        </w:numPr>
        <w:spacing w:line="360" w:lineRule="auto"/>
      </w:pPr>
      <w:r>
        <w:t>20+ skill cards</w:t>
      </w:r>
    </w:p>
    <w:p w14:paraId="0477E468" w14:textId="70014E88" w:rsidR="004D03F0" w:rsidRDefault="004D03F0" w:rsidP="004D03F0">
      <w:pPr>
        <w:pStyle w:val="ListParagraph"/>
        <w:numPr>
          <w:ilvl w:val="0"/>
          <w:numId w:val="6"/>
        </w:numPr>
        <w:spacing w:line="360" w:lineRule="auto"/>
      </w:pPr>
      <w:r>
        <w:t>A playing board</w:t>
      </w:r>
    </w:p>
    <w:p w14:paraId="7D2EB8F4" w14:textId="396A517C" w:rsidR="004D03F0" w:rsidRDefault="004D03F0" w:rsidP="004D03F0">
      <w:pPr>
        <w:pStyle w:val="ListParagraph"/>
        <w:numPr>
          <w:ilvl w:val="0"/>
          <w:numId w:val="6"/>
        </w:numPr>
        <w:spacing w:line="360" w:lineRule="auto"/>
      </w:pPr>
      <w:r>
        <w:t>Job cards and descriptions</w:t>
      </w:r>
    </w:p>
    <w:p w14:paraId="09A506F6" w14:textId="5E65955E" w:rsidR="00BB40B8" w:rsidRPr="00BB40B8" w:rsidRDefault="00BB40B8" w:rsidP="00E42E4D">
      <w:pPr>
        <w:pStyle w:val="Heading2"/>
        <w:numPr>
          <w:ilvl w:val="1"/>
          <w:numId w:val="2"/>
        </w:numPr>
        <w:spacing w:line="360" w:lineRule="auto"/>
      </w:pPr>
      <w:bookmarkStart w:id="9" w:name="_Toc56777725"/>
      <w:r>
        <w:t>Goals</w:t>
      </w:r>
      <w:bookmarkEnd w:id="9"/>
    </w:p>
    <w:p w14:paraId="519F4217" w14:textId="0892F00A" w:rsidR="00BB40B8" w:rsidRDefault="00A81C69" w:rsidP="00E42E4D">
      <w:pPr>
        <w:spacing w:line="360" w:lineRule="auto"/>
      </w:pPr>
      <w:r>
        <w:tab/>
        <w:t>The goal of the game is to acquire as many of the listed skills before reaching the end of the board.</w:t>
      </w:r>
    </w:p>
    <w:p w14:paraId="42E75F84" w14:textId="1D30BB31" w:rsidR="00BB40B8" w:rsidRDefault="00BB40B8" w:rsidP="00E42E4D">
      <w:pPr>
        <w:pStyle w:val="Heading2"/>
        <w:numPr>
          <w:ilvl w:val="1"/>
          <w:numId w:val="2"/>
        </w:numPr>
        <w:spacing w:line="360" w:lineRule="auto"/>
      </w:pPr>
      <w:bookmarkStart w:id="10" w:name="_Toc56777726"/>
      <w:r>
        <w:t>Rules</w:t>
      </w:r>
      <w:bookmarkEnd w:id="10"/>
    </w:p>
    <w:p w14:paraId="718A1672" w14:textId="48E267DC" w:rsidR="00BB40B8" w:rsidRDefault="00A81C69" w:rsidP="00A81C69">
      <w:pPr>
        <w:pStyle w:val="ListParagraph"/>
        <w:numPr>
          <w:ilvl w:val="0"/>
          <w:numId w:val="5"/>
        </w:numPr>
        <w:spacing w:line="360" w:lineRule="auto"/>
      </w:pPr>
      <w:r>
        <w:t>Only a single type of skill can be obtained by a player/team</w:t>
      </w:r>
    </w:p>
    <w:p w14:paraId="30B74403" w14:textId="3FB0F1A0" w:rsidR="00A81C69" w:rsidRDefault="00A81C69" w:rsidP="00A81C69">
      <w:pPr>
        <w:pStyle w:val="ListParagraph"/>
        <w:numPr>
          <w:ilvl w:val="0"/>
          <w:numId w:val="5"/>
        </w:numPr>
        <w:spacing w:line="360" w:lineRule="auto"/>
      </w:pPr>
      <w:r>
        <w:t>Upon landing on a ‘Lose a skill’ space, a random skill will be removed from your inventory</w:t>
      </w:r>
    </w:p>
    <w:p w14:paraId="02325534" w14:textId="5647410E" w:rsidR="004D03F0" w:rsidRDefault="004D03F0" w:rsidP="00A81C69">
      <w:pPr>
        <w:pStyle w:val="ListParagraph"/>
        <w:numPr>
          <w:ilvl w:val="0"/>
          <w:numId w:val="5"/>
        </w:numPr>
        <w:spacing w:line="360" w:lineRule="auto"/>
      </w:pPr>
      <w:r>
        <w:t>Landing on a ‘Skill space’ allows players to gain a random skill</w:t>
      </w:r>
    </w:p>
    <w:p w14:paraId="654E644E" w14:textId="539876B7" w:rsidR="00A81C69" w:rsidRDefault="00A81C69" w:rsidP="00A81C69">
      <w:pPr>
        <w:pStyle w:val="ListParagraph"/>
        <w:numPr>
          <w:ilvl w:val="0"/>
          <w:numId w:val="5"/>
        </w:numPr>
        <w:spacing w:line="360" w:lineRule="auto"/>
      </w:pPr>
      <w:r>
        <w:t>Players may not receive the same card twice (unless the card has been lost before)</w:t>
      </w:r>
    </w:p>
    <w:p w14:paraId="6E5500A8" w14:textId="0EF79153" w:rsidR="00BB40B8" w:rsidRDefault="00BB40B8" w:rsidP="00E42E4D">
      <w:pPr>
        <w:pStyle w:val="Heading2"/>
        <w:numPr>
          <w:ilvl w:val="1"/>
          <w:numId w:val="2"/>
        </w:numPr>
        <w:spacing w:line="360" w:lineRule="auto"/>
      </w:pPr>
      <w:bookmarkStart w:id="11" w:name="_Toc56777727"/>
      <w:r>
        <w:t>Mechanics</w:t>
      </w:r>
      <w:bookmarkEnd w:id="11"/>
    </w:p>
    <w:p w14:paraId="4A8EDB58" w14:textId="47F7CAE1" w:rsidR="00BB40B8" w:rsidRDefault="004D03F0" w:rsidP="00E42E4D">
      <w:pPr>
        <w:spacing w:line="360" w:lineRule="auto"/>
      </w:pPr>
      <w:r>
        <w:tab/>
        <w:t xml:space="preserve">Upon starting the game, the mission is to attempt to get hired from the chosen job. New jobs will be appointed every new game. Players move along the board by rolling a pair of dice. The trade option allows players to trade cards with opposing teams to benefit one another and making it easier to reach the end. </w:t>
      </w:r>
      <w:r w:rsidR="00836922">
        <w:t xml:space="preserve">The trading mechanic makes players more strategic in their plays as well as it being a win-win situation. </w:t>
      </w:r>
    </w:p>
    <w:p w14:paraId="36715EA6" w14:textId="6BBB6EAA" w:rsidR="00BB40B8" w:rsidRDefault="00BB40B8" w:rsidP="00E42E4D">
      <w:pPr>
        <w:pStyle w:val="Heading2"/>
        <w:numPr>
          <w:ilvl w:val="1"/>
          <w:numId w:val="2"/>
        </w:numPr>
        <w:spacing w:line="360" w:lineRule="auto"/>
      </w:pPr>
      <w:bookmarkStart w:id="12" w:name="_Toc56777728"/>
      <w:r>
        <w:lastRenderedPageBreak/>
        <w:t>Playtesting</w:t>
      </w:r>
      <w:bookmarkEnd w:id="12"/>
    </w:p>
    <w:p w14:paraId="109169E5" w14:textId="7A2376B4" w:rsidR="00CD4AB8" w:rsidRDefault="00A81C69" w:rsidP="00E42E4D">
      <w:pPr>
        <w:spacing w:line="360" w:lineRule="auto"/>
      </w:pPr>
      <w:r>
        <w:tab/>
        <w:t xml:space="preserve">Neither internal or external playtesting was conducted due to the lack of time. </w:t>
      </w:r>
    </w:p>
    <w:p w14:paraId="29F6519F" w14:textId="7DEF7655" w:rsidR="00CD4AB8" w:rsidRPr="00CD4AB8" w:rsidRDefault="00CD4AB8" w:rsidP="00E42E4D">
      <w:pPr>
        <w:pStyle w:val="Heading2"/>
        <w:numPr>
          <w:ilvl w:val="1"/>
          <w:numId w:val="2"/>
        </w:numPr>
        <w:spacing w:line="360" w:lineRule="auto"/>
      </w:pPr>
      <w:bookmarkStart w:id="13" w:name="_Toc56777729"/>
      <w:r>
        <w:t>Improvements</w:t>
      </w:r>
      <w:r w:rsidR="00836922">
        <w:t xml:space="preserve"> and Reflections</w:t>
      </w:r>
      <w:bookmarkEnd w:id="13"/>
    </w:p>
    <w:p w14:paraId="63D7C179" w14:textId="1BBB5E09" w:rsidR="00BB40B8" w:rsidRDefault="004D03F0" w:rsidP="00E42E4D">
      <w:pPr>
        <w:spacing w:line="360" w:lineRule="auto"/>
      </w:pPr>
      <w:r>
        <w:tab/>
        <w:t xml:space="preserve">Plans to make it so that specific jobs will require specific skills that players will need to gather. </w:t>
      </w:r>
      <w:r w:rsidR="00836922">
        <w:t xml:space="preserve">Since it was the first week, it was difficult to converse and work with other team members as we were all new. This made discussions taking up a longer time </w:t>
      </w:r>
      <w:r w:rsidR="00A16855">
        <w:t>span which led to lack of time for any playtesting.</w:t>
      </w:r>
    </w:p>
    <w:p w14:paraId="77264991" w14:textId="1027DB56" w:rsidR="00CD4AB8" w:rsidRDefault="00BB40B8" w:rsidP="00E42E4D">
      <w:pPr>
        <w:pStyle w:val="Heading1"/>
        <w:numPr>
          <w:ilvl w:val="0"/>
          <w:numId w:val="2"/>
        </w:numPr>
        <w:spacing w:line="360" w:lineRule="auto"/>
      </w:pPr>
      <w:bookmarkStart w:id="14" w:name="_Toc56777730"/>
      <w:r>
        <w:t>Territorial Acquisition Game</w:t>
      </w:r>
      <w:bookmarkEnd w:id="14"/>
    </w:p>
    <w:p w14:paraId="4C429C8C" w14:textId="77777777" w:rsidR="00CD4AB8" w:rsidRDefault="00CD4AB8" w:rsidP="00E42E4D">
      <w:pPr>
        <w:pStyle w:val="Heading2"/>
        <w:numPr>
          <w:ilvl w:val="1"/>
          <w:numId w:val="2"/>
        </w:numPr>
        <w:spacing w:line="360" w:lineRule="auto"/>
      </w:pPr>
      <w:bookmarkStart w:id="15" w:name="_Toc56777731"/>
      <w:r>
        <w:t>What is the game?</w:t>
      </w:r>
      <w:bookmarkEnd w:id="15"/>
    </w:p>
    <w:p w14:paraId="327C844C" w14:textId="6B37E892" w:rsidR="00CD4AB8" w:rsidRPr="00B6522B" w:rsidRDefault="00A16855" w:rsidP="00E42E4D">
      <w:pPr>
        <w:spacing w:line="360" w:lineRule="auto"/>
      </w:pPr>
      <w:r>
        <w:tab/>
      </w:r>
      <w:r w:rsidR="00B6522B" w:rsidRPr="00B6522B">
        <w:rPr>
          <w:rFonts w:cs="Arial"/>
        </w:rPr>
        <w:t>Territorial Acquisition Game (TAG) is a tile-based conquest game playable by 2-4 players. The objective of the game is to attack other players, claiming as many tiles and destroying other capitals. There are various game modes in which players may battle it out.</w:t>
      </w:r>
    </w:p>
    <w:p w14:paraId="302B051E" w14:textId="683A6D83" w:rsidR="00A16855" w:rsidRDefault="00A16855" w:rsidP="00A16855">
      <w:pPr>
        <w:spacing w:line="360" w:lineRule="auto"/>
        <w:jc w:val="center"/>
      </w:pPr>
      <w:r>
        <w:rPr>
          <w:noProof/>
        </w:rPr>
        <w:drawing>
          <wp:inline distT="0" distB="0" distL="0" distR="0" wp14:anchorId="331165BB" wp14:editId="34C3EA10">
            <wp:extent cx="3688080" cy="2915577"/>
            <wp:effectExtent l="152400" t="152400" r="369570" b="361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68224" cy="2978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83A45" w14:textId="0625FC75" w:rsidR="00A16855" w:rsidRDefault="00A16855" w:rsidP="00A16855">
      <w:pPr>
        <w:spacing w:line="360" w:lineRule="auto"/>
        <w:jc w:val="center"/>
        <w:rPr>
          <w:i/>
          <w:iCs/>
        </w:rPr>
      </w:pPr>
      <w:r>
        <w:rPr>
          <w:i/>
          <w:iCs/>
        </w:rPr>
        <w:t>Figure 2: Figure above shows the created play-board. The 4 corners with different coloured crowns signify where each player will start.</w:t>
      </w:r>
    </w:p>
    <w:p w14:paraId="7A52D6BD" w14:textId="450C96B4" w:rsidR="00A16855" w:rsidRDefault="00A16855" w:rsidP="00A16855">
      <w:pPr>
        <w:spacing w:line="360" w:lineRule="auto"/>
        <w:jc w:val="center"/>
        <w:rPr>
          <w:i/>
          <w:iCs/>
        </w:rPr>
      </w:pPr>
      <w:r>
        <w:rPr>
          <w:noProof/>
        </w:rPr>
        <w:lastRenderedPageBreak/>
        <w:drawing>
          <wp:inline distT="0" distB="0" distL="0" distR="0" wp14:anchorId="63F10955" wp14:editId="460C8214">
            <wp:extent cx="3970020" cy="3126924"/>
            <wp:effectExtent l="152400" t="152400" r="354330"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06439" cy="31556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1E81C" w14:textId="7457EEE0" w:rsidR="00A16855" w:rsidRPr="00B6522B" w:rsidRDefault="00A16855" w:rsidP="00B6522B">
      <w:pPr>
        <w:spacing w:line="360" w:lineRule="auto"/>
        <w:jc w:val="center"/>
        <w:rPr>
          <w:i/>
          <w:iCs/>
        </w:rPr>
      </w:pPr>
      <w:r>
        <w:rPr>
          <w:i/>
          <w:iCs/>
        </w:rPr>
        <w:t>Figure 2.1: Figure shows a vague gameplay. The coloured boxes indicate that that tile has been occupied by a player. The numbers in the boxes shows how many units are placed in that tile.</w:t>
      </w:r>
    </w:p>
    <w:p w14:paraId="6DEC1E7D" w14:textId="77777777" w:rsidR="00CD4AB8" w:rsidRDefault="00CD4AB8" w:rsidP="00E42E4D">
      <w:pPr>
        <w:pStyle w:val="Heading2"/>
        <w:numPr>
          <w:ilvl w:val="1"/>
          <w:numId w:val="2"/>
        </w:numPr>
        <w:spacing w:line="360" w:lineRule="auto"/>
      </w:pPr>
      <w:bookmarkStart w:id="16" w:name="_Toc56777732"/>
      <w:r>
        <w:t>Materials</w:t>
      </w:r>
      <w:bookmarkEnd w:id="16"/>
    </w:p>
    <w:p w14:paraId="165A9B2C" w14:textId="326C154C" w:rsidR="00CD4AB8" w:rsidRDefault="00302D67" w:rsidP="00302D67">
      <w:pPr>
        <w:pStyle w:val="ListParagraph"/>
        <w:numPr>
          <w:ilvl w:val="0"/>
          <w:numId w:val="5"/>
        </w:numPr>
        <w:spacing w:line="360" w:lineRule="auto"/>
      </w:pPr>
      <w:r>
        <w:t>A playing board</w:t>
      </w:r>
    </w:p>
    <w:p w14:paraId="7684863D" w14:textId="3E72BDBA" w:rsidR="00302D67" w:rsidRDefault="00302D67" w:rsidP="00302D67">
      <w:pPr>
        <w:pStyle w:val="ListParagraph"/>
        <w:numPr>
          <w:ilvl w:val="0"/>
          <w:numId w:val="5"/>
        </w:numPr>
        <w:spacing w:line="360" w:lineRule="auto"/>
      </w:pPr>
      <w:r>
        <w:t>Coloured tiles to signify a player’s domain</w:t>
      </w:r>
    </w:p>
    <w:p w14:paraId="52E55A77" w14:textId="26D98A4D" w:rsidR="00302D67" w:rsidRDefault="00302D67" w:rsidP="00302D67">
      <w:pPr>
        <w:pStyle w:val="ListParagraph"/>
        <w:numPr>
          <w:ilvl w:val="0"/>
          <w:numId w:val="5"/>
        </w:numPr>
        <w:spacing w:line="360" w:lineRule="auto"/>
      </w:pPr>
      <w:r>
        <w:t>A token system</w:t>
      </w:r>
    </w:p>
    <w:p w14:paraId="029B8152" w14:textId="2E804AC2" w:rsidR="00302D67" w:rsidRDefault="00302D67" w:rsidP="00302D67">
      <w:pPr>
        <w:pStyle w:val="ListParagraph"/>
        <w:numPr>
          <w:ilvl w:val="0"/>
          <w:numId w:val="5"/>
        </w:numPr>
        <w:spacing w:line="360" w:lineRule="auto"/>
      </w:pPr>
      <w:r>
        <w:t>Units to be placed on the acquired tiles</w:t>
      </w:r>
    </w:p>
    <w:p w14:paraId="2CFFA0E8" w14:textId="77777777" w:rsidR="00CD4AB8" w:rsidRPr="00BB40B8" w:rsidRDefault="00CD4AB8" w:rsidP="00E42E4D">
      <w:pPr>
        <w:pStyle w:val="Heading2"/>
        <w:numPr>
          <w:ilvl w:val="1"/>
          <w:numId w:val="2"/>
        </w:numPr>
        <w:spacing w:line="360" w:lineRule="auto"/>
      </w:pPr>
      <w:bookmarkStart w:id="17" w:name="_Toc56777733"/>
      <w:r>
        <w:t>Goals</w:t>
      </w:r>
      <w:bookmarkEnd w:id="17"/>
    </w:p>
    <w:p w14:paraId="65CCA76A" w14:textId="75ABEA05" w:rsidR="00CD4AB8" w:rsidRDefault="00302D67" w:rsidP="00E42E4D">
      <w:pPr>
        <w:spacing w:line="360" w:lineRule="auto"/>
      </w:pPr>
      <w:r>
        <w:tab/>
        <w:t xml:space="preserve">The goal of the game is to simply conquer as many tiles as possible before the number of turns to the game ends. An alternative to win would be to take over other capitols. </w:t>
      </w:r>
    </w:p>
    <w:p w14:paraId="773F841E" w14:textId="77777777" w:rsidR="00CD4AB8" w:rsidRDefault="00CD4AB8" w:rsidP="00E42E4D">
      <w:pPr>
        <w:pStyle w:val="Heading2"/>
        <w:numPr>
          <w:ilvl w:val="1"/>
          <w:numId w:val="2"/>
        </w:numPr>
        <w:spacing w:line="360" w:lineRule="auto"/>
      </w:pPr>
      <w:bookmarkStart w:id="18" w:name="_Toc56777734"/>
      <w:r>
        <w:t>Rules</w:t>
      </w:r>
      <w:bookmarkEnd w:id="18"/>
    </w:p>
    <w:p w14:paraId="5ABC6157" w14:textId="02F8AAD0" w:rsidR="00CD4AB8" w:rsidRDefault="00302D67" w:rsidP="00302D67">
      <w:pPr>
        <w:pStyle w:val="ListParagraph"/>
        <w:numPr>
          <w:ilvl w:val="0"/>
          <w:numId w:val="5"/>
        </w:numPr>
        <w:spacing w:line="360" w:lineRule="auto"/>
      </w:pPr>
      <w:r>
        <w:t>At least 1 unit has to be placed on a tile when that tile has been acquired</w:t>
      </w:r>
    </w:p>
    <w:p w14:paraId="18BDAF34" w14:textId="3486FA5F" w:rsidR="00302D67" w:rsidRDefault="00302D67" w:rsidP="00302D67">
      <w:pPr>
        <w:pStyle w:val="ListParagraph"/>
        <w:numPr>
          <w:ilvl w:val="0"/>
          <w:numId w:val="5"/>
        </w:numPr>
        <w:spacing w:line="360" w:lineRule="auto"/>
      </w:pPr>
      <w:r>
        <w:t>The maximum number of units that can be placed on a conquered tile is 5</w:t>
      </w:r>
    </w:p>
    <w:p w14:paraId="393FD29F" w14:textId="47A20D35" w:rsidR="00302D67" w:rsidRDefault="00B6522B" w:rsidP="00302D67">
      <w:pPr>
        <w:pStyle w:val="ListParagraph"/>
        <w:numPr>
          <w:ilvl w:val="0"/>
          <w:numId w:val="5"/>
        </w:numPr>
        <w:spacing w:line="360" w:lineRule="auto"/>
      </w:pPr>
      <w:r>
        <w:t>To take over an opponent’s tile, the number of units must accede that of your opponents</w:t>
      </w:r>
    </w:p>
    <w:p w14:paraId="2EE19687" w14:textId="58EA47FF" w:rsidR="00B6522B" w:rsidRDefault="00B6522B" w:rsidP="00302D67">
      <w:pPr>
        <w:pStyle w:val="ListParagraph"/>
        <w:numPr>
          <w:ilvl w:val="0"/>
          <w:numId w:val="5"/>
        </w:numPr>
        <w:spacing w:line="360" w:lineRule="auto"/>
      </w:pPr>
      <w:r>
        <w:t>A dice will be rolled if players want to engage with one another with their number of units being the same amount, the player that rolled a higher number wins that tile</w:t>
      </w:r>
    </w:p>
    <w:p w14:paraId="2ED8F853" w14:textId="745DADC1" w:rsidR="00B6522B" w:rsidRDefault="00B6522B" w:rsidP="00302D67">
      <w:pPr>
        <w:pStyle w:val="ListParagraph"/>
        <w:numPr>
          <w:ilvl w:val="0"/>
          <w:numId w:val="5"/>
        </w:numPr>
        <w:spacing w:line="360" w:lineRule="auto"/>
      </w:pPr>
      <w:r>
        <w:t>Players are out if all their tiles have been consumed or if their capitol has been destroyed</w:t>
      </w:r>
    </w:p>
    <w:p w14:paraId="48DFC8D6" w14:textId="3E8A327D" w:rsidR="00C86A07" w:rsidRDefault="00C86A07" w:rsidP="00302D67">
      <w:pPr>
        <w:pStyle w:val="ListParagraph"/>
        <w:numPr>
          <w:ilvl w:val="0"/>
          <w:numId w:val="5"/>
        </w:numPr>
        <w:spacing w:line="360" w:lineRule="auto"/>
      </w:pPr>
      <w:r>
        <w:t>Each unit can only move 1 tile per turn</w:t>
      </w:r>
    </w:p>
    <w:p w14:paraId="56BFB7AF" w14:textId="3CB82F4F" w:rsidR="00C86A07" w:rsidRDefault="00C86A07" w:rsidP="00302D67">
      <w:pPr>
        <w:pStyle w:val="ListParagraph"/>
        <w:numPr>
          <w:ilvl w:val="0"/>
          <w:numId w:val="5"/>
        </w:numPr>
        <w:spacing w:line="360" w:lineRule="auto"/>
      </w:pPr>
      <w:r>
        <w:lastRenderedPageBreak/>
        <w:t>Every 3 tiles owned by a player will grant a bonus token</w:t>
      </w:r>
    </w:p>
    <w:p w14:paraId="07EF3CEC" w14:textId="77777777" w:rsidR="00CD4AB8" w:rsidRDefault="00CD4AB8" w:rsidP="00E42E4D">
      <w:pPr>
        <w:pStyle w:val="Heading2"/>
        <w:numPr>
          <w:ilvl w:val="1"/>
          <w:numId w:val="2"/>
        </w:numPr>
        <w:spacing w:line="360" w:lineRule="auto"/>
      </w:pPr>
      <w:bookmarkStart w:id="19" w:name="_Toc56777735"/>
      <w:r>
        <w:t>Mechanics</w:t>
      </w:r>
      <w:bookmarkEnd w:id="19"/>
    </w:p>
    <w:p w14:paraId="0000D5F2" w14:textId="21668088" w:rsidR="00CD4AB8" w:rsidRDefault="00B6522B" w:rsidP="00E42E4D">
      <w:pPr>
        <w:spacing w:line="360" w:lineRule="auto"/>
      </w:pPr>
      <w:r>
        <w:tab/>
        <w:t>A ‘Token Unit System’ is used in the game. This essentially means that each player gains 1 token at the start of each round. Players will spawn in their capitols before starting the match. The capitol is the main source that provides players with 2 additional tokens each round. Units can be purchased through the spending of tokens.</w:t>
      </w:r>
      <w:r w:rsidR="00C86A07">
        <w:t xml:space="preserve"> The map size can be changed (default size is 10x10). Moreover, the number of turns of the game can also be altered (default number of turns is 30 turns). </w:t>
      </w:r>
    </w:p>
    <w:p w14:paraId="3B1C5ED6" w14:textId="1B70B54C" w:rsidR="00CD4AB8" w:rsidRDefault="00CD4AB8" w:rsidP="00E42E4D">
      <w:pPr>
        <w:pStyle w:val="Heading2"/>
        <w:numPr>
          <w:ilvl w:val="1"/>
          <w:numId w:val="2"/>
        </w:numPr>
        <w:spacing w:line="360" w:lineRule="auto"/>
      </w:pPr>
      <w:bookmarkStart w:id="20" w:name="_Toc56777736"/>
      <w:r>
        <w:t>Playtesting</w:t>
      </w:r>
      <w:bookmarkEnd w:id="20"/>
    </w:p>
    <w:p w14:paraId="4DE7E951" w14:textId="3B96B641" w:rsidR="00CD4AB8" w:rsidRDefault="00A16855" w:rsidP="00E42E4D">
      <w:pPr>
        <w:spacing w:line="360" w:lineRule="auto"/>
      </w:pPr>
      <w:r>
        <w:tab/>
        <w:t>Internal playtesting was carried instead of external. This was due to the lack of team members and most of the time was used up on brainstorming, designing and setting up the ideas. During the testing phase, the team scoped out that it is rather difficult to keep track of how many tokens and units each player has in their arsenal.</w:t>
      </w:r>
    </w:p>
    <w:p w14:paraId="1537B2AB" w14:textId="00D25547" w:rsidR="00CD4AB8" w:rsidRPr="00CD4AB8" w:rsidRDefault="00CD4AB8" w:rsidP="00836922">
      <w:pPr>
        <w:pStyle w:val="Heading2"/>
        <w:numPr>
          <w:ilvl w:val="1"/>
          <w:numId w:val="2"/>
        </w:numPr>
        <w:spacing w:line="360" w:lineRule="auto"/>
      </w:pPr>
      <w:bookmarkStart w:id="21" w:name="_Toc56777737"/>
      <w:r>
        <w:t>Improvements</w:t>
      </w:r>
      <w:r w:rsidR="00836922" w:rsidRPr="00836922">
        <w:t xml:space="preserve"> </w:t>
      </w:r>
      <w:r w:rsidR="00836922">
        <w:t>and Reflections</w:t>
      </w:r>
      <w:bookmarkEnd w:id="21"/>
    </w:p>
    <w:p w14:paraId="1E9B67C7" w14:textId="056C9581" w:rsidR="00CD4AB8" w:rsidRDefault="00A16855" w:rsidP="00E42E4D">
      <w:pPr>
        <w:spacing w:line="360" w:lineRule="auto"/>
      </w:pPr>
      <w:r>
        <w:tab/>
        <w:t xml:space="preserve">A GUI will be implemented to counteract the issue of </w:t>
      </w:r>
      <w:r w:rsidR="00302D67">
        <w:t xml:space="preserve">players finding it difficult to keep track of their </w:t>
      </w:r>
      <w:r w:rsidR="00376F13">
        <w:t xml:space="preserve">information. </w:t>
      </w:r>
      <w:r w:rsidR="009B6E38">
        <w:t xml:space="preserve">Although the team lacked in numbers compared to other teams, we managed to </w:t>
      </w:r>
      <w:r w:rsidR="00F039A6">
        <w:t>discuss and give our differing views on the idea and set things up smoothly</w:t>
      </w:r>
    </w:p>
    <w:p w14:paraId="74054848" w14:textId="22FDBFB8" w:rsidR="00CD4AB8" w:rsidRDefault="00CD4AB8" w:rsidP="00E42E4D">
      <w:pPr>
        <w:pStyle w:val="Heading1"/>
        <w:numPr>
          <w:ilvl w:val="0"/>
          <w:numId w:val="2"/>
        </w:numPr>
        <w:spacing w:line="360" w:lineRule="auto"/>
      </w:pPr>
      <w:bookmarkStart w:id="22" w:name="_Toc56777738"/>
      <w:r>
        <w:t>Skill and Cha</w:t>
      </w:r>
      <w:r w:rsidR="007A6422">
        <w:t>n</w:t>
      </w:r>
      <w:r>
        <w:t>ce Game</w:t>
      </w:r>
      <w:bookmarkEnd w:id="22"/>
    </w:p>
    <w:p w14:paraId="4AFF7928" w14:textId="77777777" w:rsidR="00CD4AB8" w:rsidRDefault="00CD4AB8" w:rsidP="00E42E4D">
      <w:pPr>
        <w:pStyle w:val="Heading2"/>
        <w:numPr>
          <w:ilvl w:val="1"/>
          <w:numId w:val="2"/>
        </w:numPr>
        <w:spacing w:line="360" w:lineRule="auto"/>
      </w:pPr>
      <w:bookmarkStart w:id="23" w:name="_Toc56777739"/>
      <w:r>
        <w:t>What is the game?</w:t>
      </w:r>
      <w:bookmarkEnd w:id="23"/>
    </w:p>
    <w:p w14:paraId="45D7C953" w14:textId="42861B4A" w:rsidR="00CD4AB8" w:rsidRDefault="007A6422" w:rsidP="00E42E4D">
      <w:pPr>
        <w:spacing w:line="360" w:lineRule="auto"/>
      </w:pPr>
      <w:r>
        <w:tab/>
        <w:t>The created game is based off of ‘Noughts and Crosses’, with the inclusion of a ‘Chance mechanic’.</w:t>
      </w:r>
      <w:r w:rsidR="003454FE">
        <w:t xml:space="preserve"> The board of the game is similar to that of Noughts and Crosses. As the game progresses, players will spin the wheel containing different events that will be implied into the game each turn. A player wins by getting 3 of their symbols in a row.</w:t>
      </w:r>
    </w:p>
    <w:p w14:paraId="0BFDCE89" w14:textId="5D7F6136" w:rsidR="00F039A6" w:rsidRDefault="00F039A6" w:rsidP="00F039A6">
      <w:pPr>
        <w:spacing w:line="360" w:lineRule="auto"/>
        <w:jc w:val="center"/>
      </w:pPr>
      <w:r>
        <w:rPr>
          <w:rFonts w:ascii="Arial" w:hAnsi="Arial" w:cs="Arial"/>
          <w:noProof/>
        </w:rPr>
        <w:lastRenderedPageBreak/>
        <w:drawing>
          <wp:inline distT="0" distB="0" distL="0" distR="0" wp14:anchorId="64B173C0" wp14:editId="2E063357">
            <wp:extent cx="3367625" cy="2613660"/>
            <wp:effectExtent l="152400" t="152400" r="366395" b="3581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2"/>
                    <a:srcRect b="20754"/>
                    <a:stretch/>
                  </pic:blipFill>
                  <pic:spPr bwMode="auto">
                    <a:xfrm>
                      <a:off x="0" y="0"/>
                      <a:ext cx="3377460" cy="26212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AC1489A" w14:textId="5AF73909" w:rsidR="00F039A6" w:rsidRDefault="00F039A6" w:rsidP="00F039A6">
      <w:pPr>
        <w:spacing w:line="360" w:lineRule="auto"/>
        <w:jc w:val="center"/>
        <w:rPr>
          <w:i/>
          <w:iCs/>
        </w:rPr>
      </w:pPr>
      <w:r>
        <w:rPr>
          <w:i/>
          <w:iCs/>
        </w:rPr>
        <w:t>Figure 3: Spinning wheel containing different events. [A] is a counter that determines an event after spinning the wheel, [B] is an example of an event.</w:t>
      </w:r>
    </w:p>
    <w:p w14:paraId="5953E436" w14:textId="7E89FEEB" w:rsidR="00F039A6" w:rsidRDefault="00F039A6" w:rsidP="00F039A6">
      <w:pPr>
        <w:spacing w:line="360" w:lineRule="auto"/>
        <w:jc w:val="center"/>
        <w:rPr>
          <w:i/>
          <w:iCs/>
        </w:rPr>
      </w:pPr>
      <w:r>
        <w:rPr>
          <w:rFonts w:ascii="Arial" w:hAnsi="Arial" w:cs="Arial"/>
          <w:b/>
          <w:bCs/>
          <w:noProof/>
        </w:rPr>
        <w:drawing>
          <wp:inline distT="0" distB="0" distL="0" distR="0" wp14:anchorId="36616762" wp14:editId="7E80B507">
            <wp:extent cx="3238500" cy="2475697"/>
            <wp:effectExtent l="152400" t="152400" r="361950" b="363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0728" cy="2500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56E4B" w14:textId="03804588" w:rsidR="00F039A6" w:rsidRDefault="00F039A6" w:rsidP="00F039A6">
      <w:pPr>
        <w:spacing w:line="360" w:lineRule="auto"/>
        <w:jc w:val="center"/>
        <w:rPr>
          <w:i/>
          <w:iCs/>
        </w:rPr>
      </w:pPr>
      <w:r>
        <w:rPr>
          <w:i/>
          <w:iCs/>
        </w:rPr>
        <w:t>Figure 3.1: Example events that will be on the spinning wheel.</w:t>
      </w:r>
    </w:p>
    <w:p w14:paraId="6AF81ED6" w14:textId="5C083786" w:rsidR="00F039A6" w:rsidRDefault="00F039A6" w:rsidP="00F039A6">
      <w:pPr>
        <w:spacing w:line="360" w:lineRule="auto"/>
        <w:jc w:val="center"/>
        <w:rPr>
          <w:i/>
          <w:iCs/>
        </w:rPr>
      </w:pPr>
      <w:r>
        <w:rPr>
          <w:rFonts w:ascii="Arial" w:hAnsi="Arial" w:cs="Arial"/>
          <w:b/>
          <w:bCs/>
          <w:noProof/>
        </w:rPr>
        <w:lastRenderedPageBreak/>
        <w:drawing>
          <wp:inline distT="0" distB="0" distL="0" distR="0" wp14:anchorId="51A1CCCC" wp14:editId="58CD3F8F">
            <wp:extent cx="2331720" cy="1454128"/>
            <wp:effectExtent l="152400" t="152400" r="354330" b="35623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14"/>
                    <a:srcRect r="13151"/>
                    <a:stretch/>
                  </pic:blipFill>
                  <pic:spPr bwMode="auto">
                    <a:xfrm>
                      <a:off x="0" y="0"/>
                      <a:ext cx="2366743" cy="14759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i/>
          <w:iCs/>
        </w:rPr>
        <w:t xml:space="preserve"> </w:t>
      </w:r>
    </w:p>
    <w:p w14:paraId="0E2FAAED" w14:textId="1ECFC1F6" w:rsidR="00F039A6" w:rsidRDefault="00F039A6" w:rsidP="00F039A6">
      <w:pPr>
        <w:spacing w:line="360" w:lineRule="auto"/>
        <w:jc w:val="center"/>
        <w:rPr>
          <w:i/>
          <w:iCs/>
        </w:rPr>
      </w:pPr>
      <w:r>
        <w:rPr>
          <w:i/>
          <w:iCs/>
        </w:rPr>
        <w:t>Figure 3.2: Example of gameplay. After both players marked their spaces, they spun the wheel. Player [X] got an event of “extra turn” whilst Player [O] got an event of “lose a turn”. Therefore, showing how Player [X] won the game in that fashion.</w:t>
      </w:r>
    </w:p>
    <w:p w14:paraId="6AB78E02" w14:textId="535E4DC0" w:rsidR="00F039A6" w:rsidRDefault="00F039A6" w:rsidP="00F039A6">
      <w:pPr>
        <w:spacing w:line="360" w:lineRule="auto"/>
        <w:jc w:val="center"/>
        <w:rPr>
          <w:i/>
          <w:iCs/>
        </w:rPr>
      </w:pPr>
      <w:r>
        <w:rPr>
          <w:rFonts w:ascii="Arial" w:hAnsi="Arial" w:cs="Arial"/>
          <w:b/>
          <w:bCs/>
          <w:noProof/>
        </w:rPr>
        <w:drawing>
          <wp:inline distT="0" distB="0" distL="0" distR="0" wp14:anchorId="6E236FD9" wp14:editId="775001B4">
            <wp:extent cx="2266315" cy="1437640"/>
            <wp:effectExtent l="152400" t="152400" r="362585" b="35306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5"/>
                    <a:stretch>
                      <a:fillRect/>
                    </a:stretch>
                  </pic:blipFill>
                  <pic:spPr>
                    <a:xfrm>
                      <a:off x="0" y="0"/>
                      <a:ext cx="2284133" cy="1448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9A639" w14:textId="2E16E08A" w:rsidR="00F039A6" w:rsidRPr="00F039A6" w:rsidRDefault="00F039A6" w:rsidP="00F039A6">
      <w:pPr>
        <w:spacing w:line="360" w:lineRule="auto"/>
        <w:jc w:val="center"/>
        <w:rPr>
          <w:i/>
          <w:iCs/>
        </w:rPr>
      </w:pPr>
      <w:r>
        <w:rPr>
          <w:i/>
          <w:iCs/>
        </w:rPr>
        <w:t>Figure 3.3: The game ended in a tie as both players spun the wheel and got duds. Also, an event of “add an extra column” was made which is why the board looks like the above after the game ended.</w:t>
      </w:r>
    </w:p>
    <w:p w14:paraId="02534E2C" w14:textId="77777777" w:rsidR="00CD4AB8" w:rsidRDefault="00CD4AB8" w:rsidP="00E42E4D">
      <w:pPr>
        <w:pStyle w:val="Heading2"/>
        <w:numPr>
          <w:ilvl w:val="1"/>
          <w:numId w:val="2"/>
        </w:numPr>
        <w:spacing w:line="360" w:lineRule="auto"/>
      </w:pPr>
      <w:bookmarkStart w:id="24" w:name="_Toc56777740"/>
      <w:r>
        <w:t>Materials</w:t>
      </w:r>
      <w:bookmarkEnd w:id="24"/>
    </w:p>
    <w:p w14:paraId="50EA995E" w14:textId="52786FD7" w:rsidR="00CD4AB8" w:rsidRDefault="00F039A6" w:rsidP="00F039A6">
      <w:pPr>
        <w:pStyle w:val="ListParagraph"/>
        <w:numPr>
          <w:ilvl w:val="0"/>
          <w:numId w:val="5"/>
        </w:numPr>
        <w:spacing w:line="360" w:lineRule="auto"/>
      </w:pPr>
      <w:r>
        <w:t>Blank piece of paper</w:t>
      </w:r>
    </w:p>
    <w:p w14:paraId="71677008" w14:textId="45FCF020" w:rsidR="00F039A6" w:rsidRDefault="001F4CA7" w:rsidP="00F039A6">
      <w:pPr>
        <w:pStyle w:val="ListParagraph"/>
        <w:numPr>
          <w:ilvl w:val="0"/>
          <w:numId w:val="5"/>
        </w:numPr>
        <w:spacing w:line="360" w:lineRule="auto"/>
      </w:pPr>
      <w:r>
        <w:t>Pencil</w:t>
      </w:r>
    </w:p>
    <w:p w14:paraId="03E6E4F0" w14:textId="6D16E80C" w:rsidR="001F4CA7" w:rsidRDefault="001F4CA7" w:rsidP="00F039A6">
      <w:pPr>
        <w:pStyle w:val="ListParagraph"/>
        <w:numPr>
          <w:ilvl w:val="0"/>
          <w:numId w:val="5"/>
        </w:numPr>
        <w:spacing w:line="360" w:lineRule="auto"/>
      </w:pPr>
      <w:r>
        <w:t>Ruler (optional)</w:t>
      </w:r>
    </w:p>
    <w:p w14:paraId="22D0FAB7" w14:textId="785B12D9" w:rsidR="001F4CA7" w:rsidRDefault="001F4CA7" w:rsidP="00F039A6">
      <w:pPr>
        <w:pStyle w:val="ListParagraph"/>
        <w:numPr>
          <w:ilvl w:val="0"/>
          <w:numId w:val="5"/>
        </w:numPr>
        <w:spacing w:line="360" w:lineRule="auto"/>
      </w:pPr>
      <w:r>
        <w:t>Spinning wheel</w:t>
      </w:r>
    </w:p>
    <w:p w14:paraId="58EEFDF3" w14:textId="39ACCC44" w:rsidR="001F4CA7" w:rsidRDefault="001F4CA7" w:rsidP="00F039A6">
      <w:pPr>
        <w:pStyle w:val="ListParagraph"/>
        <w:numPr>
          <w:ilvl w:val="0"/>
          <w:numId w:val="5"/>
        </w:numPr>
        <w:spacing w:line="360" w:lineRule="auto"/>
      </w:pPr>
      <w:r>
        <w:t>Different events on the wheel (can be written on stickers and stuck on the wheel)</w:t>
      </w:r>
    </w:p>
    <w:p w14:paraId="35252A97" w14:textId="12E6A05F" w:rsidR="007A6422" w:rsidRDefault="007A6422" w:rsidP="00F039A6">
      <w:pPr>
        <w:pStyle w:val="ListParagraph"/>
        <w:numPr>
          <w:ilvl w:val="0"/>
          <w:numId w:val="5"/>
        </w:numPr>
        <w:spacing w:line="360" w:lineRule="auto"/>
      </w:pPr>
      <w:r>
        <w:t>A coin (to determine who starts)</w:t>
      </w:r>
    </w:p>
    <w:p w14:paraId="530A8B82" w14:textId="77777777" w:rsidR="00CD4AB8" w:rsidRPr="00BB40B8" w:rsidRDefault="00CD4AB8" w:rsidP="00E42E4D">
      <w:pPr>
        <w:pStyle w:val="Heading2"/>
        <w:numPr>
          <w:ilvl w:val="1"/>
          <w:numId w:val="2"/>
        </w:numPr>
        <w:spacing w:line="360" w:lineRule="auto"/>
      </w:pPr>
      <w:bookmarkStart w:id="25" w:name="_Toc56777741"/>
      <w:r>
        <w:t>Goals</w:t>
      </w:r>
      <w:bookmarkEnd w:id="25"/>
    </w:p>
    <w:p w14:paraId="5696DB55" w14:textId="4D8ACF1E" w:rsidR="00CD4AB8" w:rsidRDefault="007A6422" w:rsidP="00E42E4D">
      <w:pPr>
        <w:spacing w:line="360" w:lineRule="auto"/>
      </w:pPr>
      <w:r>
        <w:tab/>
      </w:r>
      <w:r w:rsidR="003454FE">
        <w:t xml:space="preserve">The goal of the game is as simple as it gets; try to win. However, the winning condition of the game may vary as the luckier player will potentially come on top. </w:t>
      </w:r>
    </w:p>
    <w:p w14:paraId="7469354D" w14:textId="77777777" w:rsidR="00CD4AB8" w:rsidRDefault="00CD4AB8" w:rsidP="00E42E4D">
      <w:pPr>
        <w:pStyle w:val="Heading2"/>
        <w:numPr>
          <w:ilvl w:val="1"/>
          <w:numId w:val="2"/>
        </w:numPr>
        <w:spacing w:line="360" w:lineRule="auto"/>
      </w:pPr>
      <w:bookmarkStart w:id="26" w:name="_Toc56777742"/>
      <w:r>
        <w:lastRenderedPageBreak/>
        <w:t>Rules</w:t>
      </w:r>
      <w:bookmarkEnd w:id="26"/>
    </w:p>
    <w:p w14:paraId="032EBA9F" w14:textId="42E8A176" w:rsidR="00CD4AB8" w:rsidRDefault="007A6422" w:rsidP="007A6422">
      <w:pPr>
        <w:pStyle w:val="ListParagraph"/>
        <w:numPr>
          <w:ilvl w:val="0"/>
          <w:numId w:val="5"/>
        </w:numPr>
        <w:spacing w:line="360" w:lineRule="auto"/>
      </w:pPr>
      <w:r>
        <w:t>Can only be played by 2 players</w:t>
      </w:r>
    </w:p>
    <w:p w14:paraId="7187016F" w14:textId="39848BCC" w:rsidR="007A6422" w:rsidRDefault="007A6422" w:rsidP="007A6422">
      <w:pPr>
        <w:pStyle w:val="ListParagraph"/>
        <w:numPr>
          <w:ilvl w:val="0"/>
          <w:numId w:val="5"/>
        </w:numPr>
        <w:spacing w:line="360" w:lineRule="auto"/>
      </w:pPr>
      <w:r>
        <w:t>A coin is flipped to decide the starting player</w:t>
      </w:r>
    </w:p>
    <w:p w14:paraId="2CF3D97E" w14:textId="00C9881D" w:rsidR="007A6422" w:rsidRDefault="007A6422" w:rsidP="007A6422">
      <w:pPr>
        <w:pStyle w:val="ListParagraph"/>
        <w:numPr>
          <w:ilvl w:val="0"/>
          <w:numId w:val="5"/>
        </w:numPr>
        <w:spacing w:line="360" w:lineRule="auto"/>
      </w:pPr>
      <w:r>
        <w:t>The grid will start at 3 x 3 at the beginning of every match</w:t>
      </w:r>
    </w:p>
    <w:p w14:paraId="4E777117" w14:textId="1F30B7A3" w:rsidR="007A6422" w:rsidRDefault="007A6422" w:rsidP="007A6422">
      <w:pPr>
        <w:pStyle w:val="ListParagraph"/>
        <w:numPr>
          <w:ilvl w:val="0"/>
          <w:numId w:val="5"/>
        </w:numPr>
        <w:spacing w:line="360" w:lineRule="auto"/>
      </w:pPr>
      <w:r>
        <w:t>Players will decide amongst themselves on their symbols [X] &amp; [O]</w:t>
      </w:r>
    </w:p>
    <w:p w14:paraId="2B019FBD" w14:textId="22E0B428" w:rsidR="007A6422" w:rsidRDefault="007A6422" w:rsidP="007A6422">
      <w:pPr>
        <w:pStyle w:val="ListParagraph"/>
        <w:numPr>
          <w:ilvl w:val="0"/>
          <w:numId w:val="5"/>
        </w:numPr>
        <w:spacing w:line="360" w:lineRule="auto"/>
      </w:pPr>
      <w:r>
        <w:t>First player to get 3 in a row wins the game</w:t>
      </w:r>
    </w:p>
    <w:p w14:paraId="216C2FB6" w14:textId="72969401" w:rsidR="007A6422" w:rsidRDefault="007A6422" w:rsidP="007A6422">
      <w:pPr>
        <w:pStyle w:val="ListParagraph"/>
        <w:numPr>
          <w:ilvl w:val="0"/>
          <w:numId w:val="5"/>
        </w:numPr>
        <w:spacing w:line="360" w:lineRule="auto"/>
      </w:pPr>
      <w:r>
        <w:t>If all the squares are occupied, the game will end in a draw</w:t>
      </w:r>
    </w:p>
    <w:p w14:paraId="32BA0BC0" w14:textId="77777777" w:rsidR="00CD4AB8" w:rsidRDefault="00CD4AB8" w:rsidP="00E42E4D">
      <w:pPr>
        <w:pStyle w:val="Heading2"/>
        <w:numPr>
          <w:ilvl w:val="1"/>
          <w:numId w:val="2"/>
        </w:numPr>
        <w:spacing w:line="360" w:lineRule="auto"/>
      </w:pPr>
      <w:bookmarkStart w:id="27" w:name="_Toc56777743"/>
      <w:r>
        <w:t>Mechanics</w:t>
      </w:r>
      <w:bookmarkEnd w:id="27"/>
    </w:p>
    <w:p w14:paraId="2661A21D" w14:textId="253E5662" w:rsidR="00CD4AB8" w:rsidRDefault="003454FE" w:rsidP="00E42E4D">
      <w:pPr>
        <w:spacing w:line="360" w:lineRule="auto"/>
      </w:pPr>
      <w:r>
        <w:tab/>
        <w:t>As the game begins, both players will place their symbols on the board. After that, the player who went first will begin spinning the wheel, followed by the next player. As soon as an event has been chosen, it will immediately apply to the game. It is the “Chance mechanic”. This is because you have a 100% chance to land on 1 of the events. Moreover, you have a chance to land on a beneficial event or an event that ruins your chances of winning.</w:t>
      </w:r>
    </w:p>
    <w:p w14:paraId="0A950975" w14:textId="77777777" w:rsidR="00CD4AB8" w:rsidRDefault="00CD4AB8" w:rsidP="00E42E4D">
      <w:pPr>
        <w:pStyle w:val="Heading2"/>
        <w:numPr>
          <w:ilvl w:val="1"/>
          <w:numId w:val="2"/>
        </w:numPr>
        <w:spacing w:line="360" w:lineRule="auto"/>
      </w:pPr>
      <w:bookmarkStart w:id="28" w:name="_Toc56777744"/>
      <w:r>
        <w:t>Playtesting</w:t>
      </w:r>
      <w:bookmarkEnd w:id="28"/>
    </w:p>
    <w:p w14:paraId="2DEF28DD" w14:textId="1D64380D" w:rsidR="00CD4AB8" w:rsidRDefault="00EA57A8" w:rsidP="00E42E4D">
      <w:pPr>
        <w:spacing w:line="360" w:lineRule="auto"/>
      </w:pPr>
      <w:r>
        <w:tab/>
        <w:t>The team managed to complete both internal and external playtesting. Internal testing came first as the team spot out some issues to tweak before having others try the game. We found that the game ended too quickly due to some of the events on the wheel. This was due to the fact that players may get lucky and get beneficial events whilst the opposing player will get unlucky with their events or be unable to counter because of the other player’s events.</w:t>
      </w:r>
    </w:p>
    <w:p w14:paraId="14CE1188" w14:textId="21C4CB0C" w:rsidR="00CD4AB8" w:rsidRPr="00CD4AB8" w:rsidRDefault="00CD4AB8" w:rsidP="00836922">
      <w:pPr>
        <w:pStyle w:val="Heading2"/>
        <w:numPr>
          <w:ilvl w:val="1"/>
          <w:numId w:val="2"/>
        </w:numPr>
        <w:spacing w:line="360" w:lineRule="auto"/>
      </w:pPr>
      <w:bookmarkStart w:id="29" w:name="_Toc56777745"/>
      <w:r>
        <w:t>Improvements</w:t>
      </w:r>
      <w:r w:rsidR="00836922" w:rsidRPr="00836922">
        <w:t xml:space="preserve"> </w:t>
      </w:r>
      <w:r w:rsidR="00836922">
        <w:t>and Reflections</w:t>
      </w:r>
      <w:bookmarkEnd w:id="29"/>
    </w:p>
    <w:p w14:paraId="7DE40282" w14:textId="5C15EDCF" w:rsidR="00CD4AB8" w:rsidRDefault="003454FE" w:rsidP="00E42E4D">
      <w:pPr>
        <w:spacing w:line="360" w:lineRule="auto"/>
      </w:pPr>
      <w:r>
        <w:tab/>
        <w:t xml:space="preserve">The events on the wheel may need to be tweaked as some are overpowered and some that do not help the players as much. A survey should be made and given out the players for feedback. This is to help the team have a wider knowledge of what should be implemented and what should not be. Reflecting on the game itself, there were mixed opinions. Whilst testing the game, players </w:t>
      </w:r>
      <w:r w:rsidR="00522CE4">
        <w:t xml:space="preserve">were very happy with how it went but some did not find it that amusing. This was the cause of some of the events being too 1-sided. The game is luck-based, which everyone understood. </w:t>
      </w:r>
      <w:proofErr w:type="gramStart"/>
      <w:r w:rsidR="00522CE4">
        <w:t>Therefore</w:t>
      </w:r>
      <w:proofErr w:type="gramEnd"/>
      <w:r w:rsidR="00522CE4">
        <w:t xml:space="preserve"> after each game, there were no hard feelings as one player just got luckier compared to the other.</w:t>
      </w:r>
    </w:p>
    <w:p w14:paraId="071BA5EC" w14:textId="77777777" w:rsidR="00CD4AB8" w:rsidRDefault="00CD4AB8" w:rsidP="00E42E4D">
      <w:pPr>
        <w:spacing w:line="360" w:lineRule="auto"/>
      </w:pPr>
    </w:p>
    <w:p w14:paraId="7CE3F2D3" w14:textId="533D8682" w:rsidR="00CD4AB8" w:rsidRDefault="00CD4AB8" w:rsidP="00E42E4D">
      <w:pPr>
        <w:pStyle w:val="Heading1"/>
        <w:numPr>
          <w:ilvl w:val="0"/>
          <w:numId w:val="2"/>
        </w:numPr>
        <w:spacing w:line="360" w:lineRule="auto"/>
      </w:pPr>
      <w:bookmarkStart w:id="30" w:name="_Toc56777746"/>
      <w:r>
        <w:lastRenderedPageBreak/>
        <w:t>(Rules) Strategic and Twitch skill Game</w:t>
      </w:r>
      <w:bookmarkEnd w:id="30"/>
    </w:p>
    <w:p w14:paraId="3D916122" w14:textId="77777777" w:rsidR="00CD4AB8" w:rsidRDefault="00CD4AB8" w:rsidP="00E42E4D">
      <w:pPr>
        <w:pStyle w:val="Heading2"/>
        <w:numPr>
          <w:ilvl w:val="1"/>
          <w:numId w:val="2"/>
        </w:numPr>
        <w:spacing w:line="360" w:lineRule="auto"/>
      </w:pPr>
      <w:bookmarkStart w:id="31" w:name="_Toc56777747"/>
      <w:r>
        <w:t>What is the game?</w:t>
      </w:r>
      <w:bookmarkEnd w:id="31"/>
    </w:p>
    <w:p w14:paraId="0D4835F0" w14:textId="70C7E405" w:rsidR="00CD4AB8" w:rsidRDefault="004C5000" w:rsidP="00E42E4D">
      <w:pPr>
        <w:spacing w:line="360" w:lineRule="auto"/>
      </w:pPr>
      <w:r>
        <w:tab/>
        <w:t xml:space="preserve">The game consists of players trying to work their way through obstacles to defuse a bomb </w:t>
      </w:r>
      <w:r w:rsidR="006E33E9">
        <w:t>under time constraints</w:t>
      </w:r>
      <w:r>
        <w:t>. The type of game created by the team is that there will be different questions ranging from 3 difficulties</w:t>
      </w:r>
      <w:r w:rsidR="00A2419D">
        <w:t xml:space="preserve"> in each stage. By correctly answering questions, players will be able to proceed onto the next stage. Upon reaching the final stage, answering as many questions correctly in the remaining time limit will defuse the bomb.</w:t>
      </w:r>
    </w:p>
    <w:p w14:paraId="42D785E5" w14:textId="69D66288" w:rsidR="00522CE4" w:rsidRDefault="00522CE4" w:rsidP="00522CE4">
      <w:pPr>
        <w:spacing w:line="360" w:lineRule="auto"/>
        <w:jc w:val="center"/>
      </w:pPr>
      <w:r>
        <w:rPr>
          <w:noProof/>
        </w:rPr>
        <w:drawing>
          <wp:inline distT="0" distB="0" distL="0" distR="0" wp14:anchorId="6996DFC5" wp14:editId="2528D4D2">
            <wp:extent cx="2819400" cy="177016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9010" cy="1782480"/>
                    </a:xfrm>
                    <a:prstGeom prst="rect">
                      <a:avLst/>
                    </a:prstGeom>
                    <a:noFill/>
                    <a:ln>
                      <a:noFill/>
                    </a:ln>
                  </pic:spPr>
                </pic:pic>
              </a:graphicData>
            </a:graphic>
          </wp:inline>
        </w:drawing>
      </w:r>
    </w:p>
    <w:p w14:paraId="5A930D05" w14:textId="691DB431" w:rsidR="00522CE4" w:rsidRDefault="00522CE4" w:rsidP="00522CE4">
      <w:pPr>
        <w:spacing w:line="360" w:lineRule="auto"/>
        <w:jc w:val="center"/>
        <w:rPr>
          <w:i/>
          <w:iCs/>
        </w:rPr>
      </w:pPr>
      <w:r>
        <w:rPr>
          <w:i/>
          <w:iCs/>
        </w:rPr>
        <w:t xml:space="preserve">Figure 4: An image portraying how the playing board will look like. Yellow area (level 1) is the starting stage with easy questions. Orange area (level 2) contains medium questions. Finally, the red area </w:t>
      </w:r>
      <w:r w:rsidR="007F2B52">
        <w:rPr>
          <w:i/>
          <w:iCs/>
        </w:rPr>
        <w:t>is the final stage consisting of the hardest difficulty questions.</w:t>
      </w:r>
    </w:p>
    <w:p w14:paraId="3396B051" w14:textId="68973E95" w:rsidR="007F2B52" w:rsidRDefault="007F2B52" w:rsidP="00522CE4">
      <w:pPr>
        <w:spacing w:line="360" w:lineRule="auto"/>
        <w:jc w:val="center"/>
        <w:rPr>
          <w:i/>
          <w:iCs/>
        </w:rPr>
      </w:pPr>
      <w:r>
        <w:rPr>
          <w:rFonts w:ascii="Arial" w:hAnsi="Arial" w:cs="Arial"/>
          <w:noProof/>
          <w:color w:val="000000" w:themeColor="text1"/>
        </w:rPr>
        <w:drawing>
          <wp:inline distT="0" distB="0" distL="0" distR="0" wp14:anchorId="36D15FB7" wp14:editId="0FB33224">
            <wp:extent cx="2922270" cy="3627451"/>
            <wp:effectExtent l="133350" t="114300" r="125730" b="1638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934753" cy="3642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48BA1E" w14:textId="49CA656F" w:rsidR="007F2B52" w:rsidRDefault="007F2B52" w:rsidP="00522CE4">
      <w:pPr>
        <w:spacing w:line="360" w:lineRule="auto"/>
        <w:jc w:val="center"/>
        <w:rPr>
          <w:i/>
          <w:iCs/>
        </w:rPr>
      </w:pPr>
      <w:r>
        <w:rPr>
          <w:i/>
          <w:iCs/>
        </w:rPr>
        <w:lastRenderedPageBreak/>
        <w:t>Figure 4.1: A sheet showing Geographical questions and answers in 3 different difficulties.</w:t>
      </w:r>
    </w:p>
    <w:p w14:paraId="74A22AFD" w14:textId="5874A463" w:rsidR="007F2B52" w:rsidRDefault="007F2B52" w:rsidP="00522CE4">
      <w:pPr>
        <w:spacing w:line="360" w:lineRule="auto"/>
        <w:jc w:val="center"/>
        <w:rPr>
          <w:i/>
          <w:iCs/>
        </w:rPr>
      </w:pPr>
      <w:r>
        <w:rPr>
          <w:rFonts w:ascii="Arial" w:hAnsi="Arial" w:cs="Arial"/>
          <w:b/>
          <w:bCs/>
          <w:noProof/>
          <w:color w:val="000000" w:themeColor="text1"/>
        </w:rPr>
        <w:drawing>
          <wp:inline distT="0" distB="0" distL="0" distR="0" wp14:anchorId="2ADE0619" wp14:editId="229CB76A">
            <wp:extent cx="4187190" cy="3361383"/>
            <wp:effectExtent l="133350" t="114300" r="13716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194584" cy="3367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AC92C" w14:textId="157A0DEC" w:rsidR="007F2B52" w:rsidRDefault="007F2B52" w:rsidP="007F2B52">
      <w:pPr>
        <w:spacing w:line="360" w:lineRule="auto"/>
        <w:jc w:val="center"/>
        <w:rPr>
          <w:i/>
          <w:iCs/>
        </w:rPr>
      </w:pPr>
      <w:r>
        <w:rPr>
          <w:i/>
          <w:iCs/>
        </w:rPr>
        <w:t>Figure 4.1.1</w:t>
      </w:r>
      <w:r>
        <w:rPr>
          <w:i/>
          <w:iCs/>
        </w:rPr>
        <w:t xml:space="preserve">: A sheet showing </w:t>
      </w:r>
      <w:r>
        <w:rPr>
          <w:i/>
          <w:iCs/>
        </w:rPr>
        <w:t>Mathematical</w:t>
      </w:r>
      <w:r>
        <w:rPr>
          <w:i/>
          <w:iCs/>
        </w:rPr>
        <w:t xml:space="preserve"> questions and answers in 3 different difficulties.</w:t>
      </w:r>
    </w:p>
    <w:p w14:paraId="0674CC9D" w14:textId="28E40A98" w:rsidR="007F2B52" w:rsidRDefault="007F2B52" w:rsidP="007F2B52">
      <w:pPr>
        <w:spacing w:line="360" w:lineRule="auto"/>
        <w:jc w:val="center"/>
        <w:rPr>
          <w:i/>
          <w:iCs/>
        </w:rPr>
      </w:pPr>
      <w:r>
        <w:rPr>
          <w:rFonts w:ascii="Arial" w:hAnsi="Arial" w:cs="Arial"/>
          <w:i/>
          <w:iCs/>
          <w:noProof/>
          <w:u w:val="single"/>
        </w:rPr>
        <w:drawing>
          <wp:inline distT="0" distB="0" distL="0" distR="0" wp14:anchorId="4F772E01" wp14:editId="2A2CAC77">
            <wp:extent cx="4167505" cy="3802380"/>
            <wp:effectExtent l="133350" t="114300" r="137795" b="160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b="2342"/>
                    <a:stretch/>
                  </pic:blipFill>
                  <pic:spPr bwMode="auto">
                    <a:xfrm>
                      <a:off x="0" y="0"/>
                      <a:ext cx="4172571" cy="380700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D343BB" w14:textId="390B31C2" w:rsidR="007F2B52" w:rsidRPr="00522CE4" w:rsidRDefault="007F2B52" w:rsidP="00522CE4">
      <w:pPr>
        <w:spacing w:line="360" w:lineRule="auto"/>
        <w:jc w:val="center"/>
        <w:rPr>
          <w:i/>
          <w:iCs/>
        </w:rPr>
      </w:pPr>
      <w:r>
        <w:rPr>
          <w:i/>
          <w:iCs/>
        </w:rPr>
        <w:lastRenderedPageBreak/>
        <w:t>Figure 4.1.</w:t>
      </w:r>
      <w:r>
        <w:rPr>
          <w:i/>
          <w:iCs/>
        </w:rPr>
        <w:t>2</w:t>
      </w:r>
      <w:r>
        <w:rPr>
          <w:i/>
          <w:iCs/>
        </w:rPr>
        <w:t xml:space="preserve">: A sheet showing </w:t>
      </w:r>
      <w:r>
        <w:rPr>
          <w:i/>
          <w:iCs/>
        </w:rPr>
        <w:t>Biological</w:t>
      </w:r>
      <w:r>
        <w:rPr>
          <w:i/>
          <w:iCs/>
        </w:rPr>
        <w:t xml:space="preserve"> questions and answers in 3 different difficulties.</w:t>
      </w:r>
    </w:p>
    <w:p w14:paraId="2649FC4D" w14:textId="0F6370CE" w:rsidR="00CD4AB8" w:rsidRDefault="00CD4AB8" w:rsidP="00E42E4D">
      <w:pPr>
        <w:pStyle w:val="Heading2"/>
        <w:numPr>
          <w:ilvl w:val="1"/>
          <w:numId w:val="2"/>
        </w:numPr>
        <w:spacing w:line="360" w:lineRule="auto"/>
      </w:pPr>
      <w:bookmarkStart w:id="32" w:name="_Toc56777748"/>
      <w:r>
        <w:t>Materials</w:t>
      </w:r>
      <w:bookmarkEnd w:id="32"/>
    </w:p>
    <w:p w14:paraId="7F60CDB7" w14:textId="00ECB498" w:rsidR="00CD4AB8" w:rsidRDefault="00701979" w:rsidP="00701979">
      <w:pPr>
        <w:pStyle w:val="ListParagraph"/>
        <w:numPr>
          <w:ilvl w:val="0"/>
          <w:numId w:val="4"/>
        </w:numPr>
        <w:spacing w:line="360" w:lineRule="auto"/>
      </w:pPr>
      <w:r>
        <w:t>Timer</w:t>
      </w:r>
    </w:p>
    <w:p w14:paraId="13D8EC56" w14:textId="0D01F45D" w:rsidR="00522CE4" w:rsidRDefault="00522CE4" w:rsidP="00701979">
      <w:pPr>
        <w:pStyle w:val="ListParagraph"/>
        <w:numPr>
          <w:ilvl w:val="0"/>
          <w:numId w:val="4"/>
        </w:numPr>
        <w:spacing w:line="360" w:lineRule="auto"/>
      </w:pPr>
      <w:r>
        <w:t>Question cards</w:t>
      </w:r>
    </w:p>
    <w:p w14:paraId="1F085640" w14:textId="5CEA645E" w:rsidR="00522CE4" w:rsidRDefault="00522CE4" w:rsidP="00701979">
      <w:pPr>
        <w:pStyle w:val="ListParagraph"/>
        <w:numPr>
          <w:ilvl w:val="0"/>
          <w:numId w:val="4"/>
        </w:numPr>
        <w:spacing w:line="360" w:lineRule="auto"/>
      </w:pPr>
      <w:r>
        <w:t>A playing board</w:t>
      </w:r>
    </w:p>
    <w:p w14:paraId="3FC0EB14" w14:textId="77777777" w:rsidR="00CD4AB8" w:rsidRPr="00BB40B8" w:rsidRDefault="00CD4AB8" w:rsidP="00E42E4D">
      <w:pPr>
        <w:pStyle w:val="Heading2"/>
        <w:numPr>
          <w:ilvl w:val="1"/>
          <w:numId w:val="2"/>
        </w:numPr>
        <w:spacing w:line="360" w:lineRule="auto"/>
      </w:pPr>
      <w:bookmarkStart w:id="33" w:name="_Toc56777749"/>
      <w:r>
        <w:t>Goals</w:t>
      </w:r>
      <w:bookmarkEnd w:id="33"/>
    </w:p>
    <w:p w14:paraId="67073302" w14:textId="5CA78565" w:rsidR="00CD4AB8" w:rsidRDefault="007F2B52" w:rsidP="00E42E4D">
      <w:pPr>
        <w:spacing w:line="360" w:lineRule="auto"/>
      </w:pPr>
      <w:r>
        <w:tab/>
        <w:t>The goal of the game is to answer questions correctly in each stage to reach the final level to diffuse the bomb. Note that to defuse the bomb, several questions needs to be answered in the final stage to win.</w:t>
      </w:r>
    </w:p>
    <w:p w14:paraId="1A3CBE47" w14:textId="77777777" w:rsidR="00CD4AB8" w:rsidRDefault="00CD4AB8" w:rsidP="00E42E4D">
      <w:pPr>
        <w:pStyle w:val="Heading2"/>
        <w:numPr>
          <w:ilvl w:val="1"/>
          <w:numId w:val="2"/>
        </w:numPr>
        <w:spacing w:line="360" w:lineRule="auto"/>
      </w:pPr>
      <w:bookmarkStart w:id="34" w:name="_Toc56777750"/>
      <w:r>
        <w:t>Rules</w:t>
      </w:r>
      <w:bookmarkEnd w:id="34"/>
    </w:p>
    <w:p w14:paraId="05996855" w14:textId="5ED295A7" w:rsidR="00522CE4" w:rsidRDefault="00522CE4" w:rsidP="00522CE4">
      <w:pPr>
        <w:pStyle w:val="ListParagraph"/>
        <w:numPr>
          <w:ilvl w:val="0"/>
          <w:numId w:val="4"/>
        </w:numPr>
        <w:spacing w:line="360" w:lineRule="auto"/>
      </w:pPr>
      <w:r>
        <w:t>Teams consisting of 1-4 players are needed to start to the game</w:t>
      </w:r>
    </w:p>
    <w:p w14:paraId="4FC4119E" w14:textId="7A3D9A1F" w:rsidR="00522CE4" w:rsidRDefault="00522CE4" w:rsidP="00522CE4">
      <w:pPr>
        <w:pStyle w:val="ListParagraph"/>
        <w:numPr>
          <w:ilvl w:val="0"/>
          <w:numId w:val="4"/>
        </w:numPr>
        <w:spacing w:line="360" w:lineRule="auto"/>
      </w:pPr>
      <w:r>
        <w:t>Duration of the game is 8 minutes long</w:t>
      </w:r>
    </w:p>
    <w:p w14:paraId="7AF2C4A5" w14:textId="3B4C070C" w:rsidR="00CD4AB8" w:rsidRDefault="00522CE4" w:rsidP="00E42E4D">
      <w:pPr>
        <w:pStyle w:val="ListParagraph"/>
        <w:numPr>
          <w:ilvl w:val="0"/>
          <w:numId w:val="4"/>
        </w:numPr>
        <w:spacing w:line="360" w:lineRule="auto"/>
      </w:pPr>
      <w:r>
        <w:t>Correctly answered questions will award 5 additional seconds to that team’s countdown</w:t>
      </w:r>
    </w:p>
    <w:p w14:paraId="4E6EF45D" w14:textId="4AB90D86" w:rsidR="00CD4AB8" w:rsidRDefault="00CD4AB8" w:rsidP="00E42E4D">
      <w:pPr>
        <w:pStyle w:val="Heading2"/>
        <w:numPr>
          <w:ilvl w:val="1"/>
          <w:numId w:val="2"/>
        </w:numPr>
        <w:spacing w:line="360" w:lineRule="auto"/>
      </w:pPr>
      <w:bookmarkStart w:id="35" w:name="_Toc56777752"/>
      <w:r>
        <w:t>Playtesting</w:t>
      </w:r>
      <w:bookmarkEnd w:id="35"/>
    </w:p>
    <w:p w14:paraId="3848AFC3" w14:textId="5BC49D0F" w:rsidR="00CD4AB8" w:rsidRDefault="007F2B52" w:rsidP="00E42E4D">
      <w:pPr>
        <w:spacing w:line="360" w:lineRule="auto"/>
      </w:pPr>
      <w:r>
        <w:tab/>
        <w:t>During internal playtesting, the team found that answering 2 questions correctly in the final stage would be too easy in the sense that players would know the answers immediately to the question. With that, the team changed it so that teams would need to answer as many as they can in a set amount of time. By making this change, it promoted the fact that teams will unlikely end in a tied game. Positive feedbacks were given during external playtesting phase. This informed us that the questions the team came up with were perfect for each category and difficulty.</w:t>
      </w:r>
    </w:p>
    <w:p w14:paraId="1F779577" w14:textId="51D6D3C4" w:rsidR="007F2B52" w:rsidRPr="007F2B52" w:rsidRDefault="007F2B52" w:rsidP="007F2B52">
      <w:pPr>
        <w:spacing w:line="360" w:lineRule="auto"/>
        <w:jc w:val="center"/>
        <w:rPr>
          <w:i/>
          <w:iCs/>
        </w:rPr>
      </w:pPr>
      <w:r w:rsidRPr="007F2B52">
        <w:rPr>
          <w:rFonts w:cs="Arial"/>
          <w:i/>
          <w:iCs/>
          <w:color w:val="000000" w:themeColor="text1"/>
          <w:lang w:eastAsia="en-MY"/>
        </w:rPr>
        <w:t>“The questions themselves were quite good and broad”</w:t>
      </w:r>
    </w:p>
    <w:p w14:paraId="6BE1DF80" w14:textId="5012B5DA" w:rsidR="00CD4AB8" w:rsidRPr="00CD4AB8" w:rsidRDefault="00CD4AB8" w:rsidP="00836922">
      <w:pPr>
        <w:pStyle w:val="Heading2"/>
        <w:numPr>
          <w:ilvl w:val="1"/>
          <w:numId w:val="2"/>
        </w:numPr>
        <w:spacing w:line="360" w:lineRule="auto"/>
      </w:pPr>
      <w:bookmarkStart w:id="36" w:name="_Toc56777753"/>
      <w:r>
        <w:t>Improvements</w:t>
      </w:r>
      <w:r w:rsidR="00836922" w:rsidRPr="00836922">
        <w:t xml:space="preserve"> </w:t>
      </w:r>
      <w:r w:rsidR="00836922">
        <w:t>and Reflections</w:t>
      </w:r>
      <w:bookmarkEnd w:id="36"/>
    </w:p>
    <w:p w14:paraId="7833ED97" w14:textId="3BF27FB9" w:rsidR="00CD4AB8" w:rsidRDefault="007F2B52" w:rsidP="00E42E4D">
      <w:pPr>
        <w:spacing w:line="360" w:lineRule="auto"/>
      </w:pPr>
      <w:r>
        <w:tab/>
        <w:t xml:space="preserve">For future developments, more stages could be added as well as a feature to attack other teams. </w:t>
      </w:r>
      <w:r w:rsidR="004C5000">
        <w:t xml:space="preserve">This is so that the game can inherit a more strategic-based playstyle as well. </w:t>
      </w:r>
      <w:r>
        <w:t xml:space="preserve">The current game received a lot of positive feedback and other teams enjoyed the game which </w:t>
      </w:r>
      <w:r w:rsidR="004C5000">
        <w:t xml:space="preserve">tells us that there were little to no flaws. </w:t>
      </w:r>
    </w:p>
    <w:p w14:paraId="611ABAFD" w14:textId="77777777" w:rsidR="004C5000" w:rsidRDefault="004C5000" w:rsidP="00E42E4D">
      <w:pPr>
        <w:spacing w:line="360" w:lineRule="auto"/>
      </w:pPr>
    </w:p>
    <w:p w14:paraId="74886508" w14:textId="77777777" w:rsidR="00CD4AB8" w:rsidRDefault="00CD4AB8" w:rsidP="00E42E4D">
      <w:pPr>
        <w:spacing w:line="360" w:lineRule="auto"/>
      </w:pPr>
    </w:p>
    <w:p w14:paraId="4ADA30A1" w14:textId="52DBE08C" w:rsidR="00CD4AB8" w:rsidRDefault="00CD4AB8" w:rsidP="006E33E9">
      <w:pPr>
        <w:pStyle w:val="Heading1"/>
        <w:numPr>
          <w:ilvl w:val="0"/>
          <w:numId w:val="2"/>
        </w:numPr>
        <w:spacing w:line="360" w:lineRule="auto"/>
      </w:pPr>
      <w:bookmarkStart w:id="37" w:name="_Toc56777754"/>
      <w:r>
        <w:lastRenderedPageBreak/>
        <w:t>Play-testing</w:t>
      </w:r>
      <w:bookmarkEnd w:id="37"/>
    </w:p>
    <w:p w14:paraId="37D4000F" w14:textId="77777777" w:rsidR="00CD4AB8" w:rsidRDefault="00CD4AB8" w:rsidP="00E42E4D">
      <w:pPr>
        <w:pStyle w:val="Heading2"/>
        <w:numPr>
          <w:ilvl w:val="1"/>
          <w:numId w:val="2"/>
        </w:numPr>
        <w:spacing w:line="360" w:lineRule="auto"/>
      </w:pPr>
      <w:bookmarkStart w:id="38" w:name="_Toc56777755"/>
      <w:r>
        <w:t>What is the game?</w:t>
      </w:r>
      <w:bookmarkEnd w:id="38"/>
    </w:p>
    <w:p w14:paraId="6D7E7517" w14:textId="202C09B7" w:rsidR="00CD4AB8" w:rsidRDefault="006E33E9" w:rsidP="00E42E4D">
      <w:pPr>
        <w:spacing w:line="360" w:lineRule="auto"/>
      </w:pPr>
      <w:r>
        <w:tab/>
        <w:t xml:space="preserve">The team was tasked to choose a game from the given list and playtest on it. The game chosen by the team is titled “The Great Flu”. </w:t>
      </w:r>
    </w:p>
    <w:p w14:paraId="547D6A33" w14:textId="063936A2" w:rsidR="000023B3" w:rsidRDefault="000023B3" w:rsidP="000023B3">
      <w:pPr>
        <w:spacing w:line="360" w:lineRule="auto"/>
        <w:jc w:val="center"/>
      </w:pPr>
      <w:r>
        <w:rPr>
          <w:noProof/>
        </w:rPr>
        <w:drawing>
          <wp:inline distT="0" distB="0" distL="0" distR="0" wp14:anchorId="65229346" wp14:editId="1CCD2CB7">
            <wp:extent cx="2278380" cy="22742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4234" cy="2280119"/>
                    </a:xfrm>
                    <a:prstGeom prst="rect">
                      <a:avLst/>
                    </a:prstGeom>
                    <a:noFill/>
                    <a:ln>
                      <a:noFill/>
                    </a:ln>
                  </pic:spPr>
                </pic:pic>
              </a:graphicData>
            </a:graphic>
          </wp:inline>
        </w:drawing>
      </w:r>
    </w:p>
    <w:p w14:paraId="5BF1A9A2" w14:textId="1C8E4EB2" w:rsidR="000023B3" w:rsidRPr="000023B3" w:rsidRDefault="000023B3" w:rsidP="000023B3">
      <w:pPr>
        <w:spacing w:line="360" w:lineRule="auto"/>
        <w:jc w:val="center"/>
        <w:rPr>
          <w:i/>
          <w:iCs/>
        </w:rPr>
      </w:pPr>
      <w:r>
        <w:rPr>
          <w:i/>
          <w:iCs/>
        </w:rPr>
        <w:t>Figure 5: Brief description on “The Great Flu” game</w:t>
      </w:r>
    </w:p>
    <w:p w14:paraId="0DEC7887" w14:textId="00116E2D" w:rsidR="000023B3" w:rsidRDefault="000023B3" w:rsidP="000023B3">
      <w:pPr>
        <w:pStyle w:val="Heading2"/>
        <w:numPr>
          <w:ilvl w:val="1"/>
          <w:numId w:val="2"/>
        </w:numPr>
      </w:pPr>
      <w:r>
        <w:t>Game of choice and why</w:t>
      </w:r>
    </w:p>
    <w:p w14:paraId="37BC5B29" w14:textId="4A8D48E7" w:rsidR="000023B3" w:rsidRPr="000023B3" w:rsidRDefault="000023B3" w:rsidP="000023B3">
      <w:r>
        <w:tab/>
        <w:t>This game was chosen as it ties in with the current condition of our world as we are also facing the pandemic of Covid-19. Addressing the situation further and to acknowledge how it is very severe and we need to do what we can to contain it.</w:t>
      </w:r>
    </w:p>
    <w:p w14:paraId="275ED7C3" w14:textId="77777777" w:rsidR="00CD4AB8" w:rsidRPr="00BB40B8" w:rsidRDefault="00CD4AB8" w:rsidP="00E42E4D">
      <w:pPr>
        <w:pStyle w:val="Heading2"/>
        <w:numPr>
          <w:ilvl w:val="1"/>
          <w:numId w:val="2"/>
        </w:numPr>
        <w:spacing w:line="360" w:lineRule="auto"/>
      </w:pPr>
      <w:bookmarkStart w:id="39" w:name="_Toc56777757"/>
      <w:r>
        <w:t>Goals</w:t>
      </w:r>
      <w:bookmarkEnd w:id="39"/>
    </w:p>
    <w:p w14:paraId="55AC5208" w14:textId="41D9A818" w:rsidR="00CD4AB8" w:rsidRDefault="000023B3" w:rsidP="000023B3">
      <w:pPr>
        <w:spacing w:line="360" w:lineRule="auto"/>
      </w:pPr>
      <w:r>
        <w:tab/>
        <w:t xml:space="preserve">The goal of the game is to contain a pandemic that the player has unleashed onto the world with a $2 billion budget. To achieve this, the player must strategize their public health moves in order to win the game </w:t>
      </w:r>
    </w:p>
    <w:p w14:paraId="1E0819D7" w14:textId="12F2AEB7" w:rsidR="00CD4AB8" w:rsidRPr="00CD4AB8" w:rsidRDefault="00CD4AB8" w:rsidP="00E42E4D">
      <w:pPr>
        <w:pStyle w:val="Heading2"/>
        <w:numPr>
          <w:ilvl w:val="1"/>
          <w:numId w:val="2"/>
        </w:numPr>
        <w:spacing w:line="360" w:lineRule="auto"/>
      </w:pPr>
      <w:bookmarkStart w:id="40" w:name="_Toc56777760"/>
      <w:r>
        <w:t>Playtesting</w:t>
      </w:r>
      <w:bookmarkEnd w:id="40"/>
    </w:p>
    <w:p w14:paraId="03A16302" w14:textId="5B1F5F05" w:rsidR="000023B3" w:rsidRDefault="000023B3" w:rsidP="00E42E4D">
      <w:pPr>
        <w:spacing w:line="360" w:lineRule="auto"/>
      </w:pPr>
      <w:r>
        <w:tab/>
      </w:r>
      <w:r>
        <w:t xml:space="preserve">It would have been beneficial if the team could have play-tested the game. However, this was not viable as the game is no longer in stores to access and therefore, resulted in the team taking what they can from the video provided. To add </w:t>
      </w:r>
      <w:r>
        <w:t>to that, there was only 2 videos (Part 1 &amp; 2) on YouTube which the team took referencing from. Below is a link that was provided to view the game:</w:t>
      </w:r>
    </w:p>
    <w:p w14:paraId="65D0EC69" w14:textId="2932AF92" w:rsidR="00BB40B8" w:rsidRDefault="000023B3" w:rsidP="00E42E4D">
      <w:pPr>
        <w:spacing w:line="360" w:lineRule="auto"/>
        <w:rPr>
          <w:rFonts w:cs="Arial"/>
          <w:spacing w:val="3"/>
          <w:shd w:val="clear" w:color="auto" w:fill="FFFFFF"/>
        </w:rPr>
      </w:pPr>
      <w:hyperlink r:id="rId21" w:history="1">
        <w:r w:rsidRPr="00742EEA">
          <w:rPr>
            <w:rStyle w:val="Hyperlink"/>
            <w:rFonts w:cs="Arial"/>
            <w:spacing w:val="3"/>
            <w:shd w:val="clear" w:color="auto" w:fill="FFFFFF"/>
          </w:rPr>
          <w:t>https://www.youtube.com/watch?v=9a3bSlQLpnI&amp;ab_channel=torteman54</w:t>
        </w:r>
      </w:hyperlink>
    </w:p>
    <w:p w14:paraId="18862BDD" w14:textId="21603117" w:rsidR="000023B3" w:rsidRDefault="000023B3" w:rsidP="00467ADE">
      <w:pPr>
        <w:pStyle w:val="Heading2"/>
        <w:numPr>
          <w:ilvl w:val="1"/>
          <w:numId w:val="2"/>
        </w:numPr>
        <w:spacing w:line="360" w:lineRule="auto"/>
      </w:pPr>
      <w:r>
        <w:t>Evaluations</w:t>
      </w:r>
    </w:p>
    <w:p w14:paraId="0247F947" w14:textId="3F97DA43" w:rsidR="000023B3" w:rsidRDefault="000023B3" w:rsidP="00467ADE">
      <w:pPr>
        <w:spacing w:line="360" w:lineRule="auto"/>
      </w:pPr>
      <w:r>
        <w:tab/>
      </w:r>
      <w:r w:rsidR="00467ADE">
        <w:t>First impression of the game did not provide enough information on how to play. Rather, it throws the player straight into the game without a tutorial. Moreover, the music is eerie and off-</w:t>
      </w:r>
      <w:r w:rsidR="00467ADE">
        <w:lastRenderedPageBreak/>
        <w:t>putting. During gameplay, it is unclear on what the player should do. Even after watching the gameplay of it, it is still unclear and messy.</w:t>
      </w:r>
    </w:p>
    <w:p w14:paraId="3F9D18E0" w14:textId="7F7F8619" w:rsidR="00467ADE" w:rsidRDefault="00467ADE" w:rsidP="00467ADE">
      <w:pPr>
        <w:pStyle w:val="Heading2"/>
        <w:numPr>
          <w:ilvl w:val="1"/>
          <w:numId w:val="2"/>
        </w:numPr>
      </w:pPr>
      <w:r>
        <w:t>Questionnaire and responses</w:t>
      </w:r>
    </w:p>
    <w:p w14:paraId="5A4875D3" w14:textId="6AD380AE" w:rsidR="00467ADE" w:rsidRDefault="00467ADE" w:rsidP="00467ADE">
      <w:pPr>
        <w:jc w:val="center"/>
      </w:pPr>
      <w:r>
        <w:rPr>
          <w:noProof/>
        </w:rPr>
        <w:drawing>
          <wp:inline distT="0" distB="0" distL="0" distR="0" wp14:anchorId="4B9C1936" wp14:editId="3687487E">
            <wp:extent cx="5731510" cy="2623185"/>
            <wp:effectExtent l="152400" t="152400" r="364490" b="3676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C8374" w14:textId="6FF13427" w:rsidR="00467ADE" w:rsidRDefault="00467ADE" w:rsidP="00467ADE">
      <w:pPr>
        <w:jc w:val="center"/>
        <w:rPr>
          <w:i/>
          <w:iCs/>
        </w:rPr>
      </w:pPr>
      <w:r>
        <w:rPr>
          <w:i/>
          <w:iCs/>
        </w:rPr>
        <w:t>Figure 5.1: Bar chart showing the percentages of how well players understood the game</w:t>
      </w:r>
    </w:p>
    <w:p w14:paraId="136AAAC4" w14:textId="760901CA" w:rsidR="00467ADE" w:rsidRDefault="00467ADE" w:rsidP="00467ADE">
      <w:pPr>
        <w:jc w:val="center"/>
        <w:rPr>
          <w:i/>
          <w:iCs/>
        </w:rPr>
      </w:pPr>
      <w:r>
        <w:rPr>
          <w:noProof/>
        </w:rPr>
        <w:drawing>
          <wp:inline distT="0" distB="0" distL="0" distR="0" wp14:anchorId="52EE6162" wp14:editId="2CC821B1">
            <wp:extent cx="5731510" cy="2672715"/>
            <wp:effectExtent l="152400" t="152400" r="364490" b="3562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96A668" w14:textId="73FDD6C1" w:rsidR="00467ADE" w:rsidRDefault="00467ADE" w:rsidP="00467ADE">
      <w:pPr>
        <w:jc w:val="center"/>
        <w:rPr>
          <w:i/>
          <w:iCs/>
        </w:rPr>
      </w:pPr>
      <w:r>
        <w:rPr>
          <w:i/>
          <w:iCs/>
        </w:rPr>
        <w:t>Figure 5.2: Bar chart indicating the percentages of the atmosphere of the game</w:t>
      </w:r>
    </w:p>
    <w:p w14:paraId="6C2490D6" w14:textId="58B2D98E" w:rsidR="00467ADE" w:rsidRDefault="00467ADE" w:rsidP="00467ADE">
      <w:pPr>
        <w:jc w:val="center"/>
        <w:rPr>
          <w:i/>
          <w:iCs/>
        </w:rPr>
      </w:pPr>
      <w:r>
        <w:rPr>
          <w:noProof/>
        </w:rPr>
        <w:lastRenderedPageBreak/>
        <w:drawing>
          <wp:inline distT="0" distB="0" distL="0" distR="0" wp14:anchorId="453EA16E" wp14:editId="0F7F0C59">
            <wp:extent cx="4747260" cy="2357120"/>
            <wp:effectExtent l="152400" t="152400" r="358140"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17173"/>
                    <a:stretch/>
                  </pic:blipFill>
                  <pic:spPr bwMode="auto">
                    <a:xfrm>
                      <a:off x="0" y="0"/>
                      <a:ext cx="4747260" cy="2357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510C14" w14:textId="19E2265D" w:rsidR="00467ADE" w:rsidRDefault="00467ADE" w:rsidP="00467ADE">
      <w:pPr>
        <w:jc w:val="center"/>
        <w:rPr>
          <w:i/>
          <w:iCs/>
        </w:rPr>
      </w:pPr>
      <w:r>
        <w:rPr>
          <w:i/>
          <w:iCs/>
        </w:rPr>
        <w:t>Figure 5.3: Pie chart displaying the percentages of how well the aesthetics of the game were</w:t>
      </w:r>
    </w:p>
    <w:p w14:paraId="13E67071" w14:textId="12342C8B" w:rsidR="00467ADE" w:rsidRDefault="00467ADE" w:rsidP="00467ADE">
      <w:pPr>
        <w:jc w:val="center"/>
        <w:rPr>
          <w:i/>
          <w:iCs/>
        </w:rPr>
      </w:pPr>
      <w:r>
        <w:rPr>
          <w:noProof/>
        </w:rPr>
        <w:drawing>
          <wp:inline distT="0" distB="0" distL="0" distR="0" wp14:anchorId="52D5A7C9" wp14:editId="1EA82D58">
            <wp:extent cx="5731510" cy="2549525"/>
            <wp:effectExtent l="152400" t="152400" r="364490" b="3651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49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9D8145" w14:textId="3EF7D229" w:rsidR="00467ADE" w:rsidRDefault="00467ADE" w:rsidP="00467ADE">
      <w:pPr>
        <w:jc w:val="center"/>
        <w:rPr>
          <w:i/>
          <w:iCs/>
        </w:rPr>
      </w:pPr>
      <w:r>
        <w:rPr>
          <w:i/>
          <w:iCs/>
        </w:rPr>
        <w:t>Figure 5.4: Responses from players on the changes they would make to the game</w:t>
      </w:r>
    </w:p>
    <w:p w14:paraId="4446503A" w14:textId="718225F7" w:rsidR="00467ADE" w:rsidRDefault="00467ADE" w:rsidP="00467ADE">
      <w:pPr>
        <w:jc w:val="center"/>
        <w:rPr>
          <w:i/>
          <w:iCs/>
        </w:rPr>
      </w:pPr>
      <w:r>
        <w:rPr>
          <w:noProof/>
        </w:rPr>
        <w:lastRenderedPageBreak/>
        <w:drawing>
          <wp:inline distT="0" distB="0" distL="0" distR="0" wp14:anchorId="3D42E671" wp14:editId="58312C6D">
            <wp:extent cx="4229100" cy="2346960"/>
            <wp:effectExtent l="152400" t="152400" r="36195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26213"/>
                    <a:stretch/>
                  </pic:blipFill>
                  <pic:spPr bwMode="auto">
                    <a:xfrm>
                      <a:off x="0" y="0"/>
                      <a:ext cx="4229100" cy="2346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F762CD" w14:textId="2A30CFA9" w:rsidR="00467ADE" w:rsidRPr="00467ADE" w:rsidRDefault="00467ADE" w:rsidP="00467ADE">
      <w:pPr>
        <w:jc w:val="center"/>
        <w:rPr>
          <w:i/>
          <w:iCs/>
        </w:rPr>
      </w:pPr>
      <w:r>
        <w:rPr>
          <w:i/>
          <w:iCs/>
        </w:rPr>
        <w:t>Figure 5.5: Pe chart representing the percentages of whether players would play the game</w:t>
      </w:r>
    </w:p>
    <w:p w14:paraId="56B7A97F" w14:textId="73776E2F" w:rsidR="00CD4AB8" w:rsidRPr="00CD4AB8" w:rsidRDefault="00CD4AB8" w:rsidP="00836922">
      <w:pPr>
        <w:pStyle w:val="Heading2"/>
        <w:numPr>
          <w:ilvl w:val="1"/>
          <w:numId w:val="2"/>
        </w:numPr>
        <w:spacing w:line="360" w:lineRule="auto"/>
      </w:pPr>
      <w:bookmarkStart w:id="41" w:name="_Toc56777761"/>
      <w:r>
        <w:t>Improvements</w:t>
      </w:r>
      <w:r w:rsidR="00836922" w:rsidRPr="00836922">
        <w:t xml:space="preserve"> </w:t>
      </w:r>
      <w:r w:rsidR="00836922">
        <w:t>and Reflections</w:t>
      </w:r>
      <w:bookmarkEnd w:id="41"/>
    </w:p>
    <w:p w14:paraId="78EE966B" w14:textId="0EF4BD7E" w:rsidR="00CD4AB8" w:rsidRPr="00BB40B8" w:rsidRDefault="006E33E9" w:rsidP="00E42E4D">
      <w:pPr>
        <w:spacing w:line="360" w:lineRule="auto"/>
      </w:pPr>
      <w:r>
        <w:tab/>
      </w:r>
      <w:r w:rsidR="00DC1E13">
        <w:t xml:space="preserve">More advanced questions could have been thought of as well as using different charts for each representation. The game should be reviewed by at least 20 players to get a better average of the results. </w:t>
      </w:r>
    </w:p>
    <w:p w14:paraId="707E8204" w14:textId="3CE56540" w:rsidR="00F77780" w:rsidRPr="00E42E4D" w:rsidRDefault="005770B1" w:rsidP="00E42E4D">
      <w:pPr>
        <w:pStyle w:val="Heading1"/>
        <w:numPr>
          <w:ilvl w:val="0"/>
          <w:numId w:val="2"/>
        </w:numPr>
        <w:spacing w:line="360" w:lineRule="auto"/>
        <w:rPr>
          <w:shd w:val="clear" w:color="auto" w:fill="FFFFFF"/>
        </w:rPr>
      </w:pPr>
      <w:bookmarkStart w:id="42" w:name="_Toc56777762"/>
      <w:r w:rsidRPr="00124003">
        <w:rPr>
          <w:shd w:val="clear" w:color="auto" w:fill="FFFFFF"/>
        </w:rPr>
        <w:t>Discussions</w:t>
      </w:r>
      <w:bookmarkEnd w:id="42"/>
    </w:p>
    <w:p w14:paraId="4FBE661A" w14:textId="64C4814F" w:rsidR="00E42E4D" w:rsidRPr="00124003" w:rsidRDefault="00124003" w:rsidP="00E42E4D">
      <w:pPr>
        <w:spacing w:line="360" w:lineRule="auto"/>
        <w:rPr>
          <w:shd w:val="clear" w:color="auto" w:fill="FFFFFF"/>
        </w:rPr>
      </w:pPr>
      <w:r>
        <w:rPr>
          <w:b/>
          <w:bCs/>
          <w:shd w:val="clear" w:color="auto" w:fill="FFFFFF"/>
        </w:rPr>
        <w:tab/>
      </w:r>
      <w:r w:rsidR="003C1E10">
        <w:rPr>
          <w:shd w:val="clear" w:color="auto" w:fill="FFFFFF"/>
        </w:rPr>
        <w:t xml:space="preserve">The key values each team should take away after each week’s discussions are different views of how to tackle the task, differing ideas, potential arguments and how to present to a crowd. </w:t>
      </w:r>
    </w:p>
    <w:p w14:paraId="2BE6BCAC" w14:textId="6EFE0910" w:rsidR="00F77780" w:rsidRPr="00E42E4D" w:rsidRDefault="00D029BF" w:rsidP="00E42E4D">
      <w:pPr>
        <w:pStyle w:val="Heading2"/>
        <w:numPr>
          <w:ilvl w:val="1"/>
          <w:numId w:val="2"/>
        </w:numPr>
        <w:spacing w:line="360" w:lineRule="auto"/>
        <w:rPr>
          <w:shd w:val="clear" w:color="auto" w:fill="FFFFFF"/>
        </w:rPr>
      </w:pPr>
      <w:bookmarkStart w:id="43" w:name="_Toc56777763"/>
      <w:r w:rsidRPr="00124003">
        <w:rPr>
          <w:shd w:val="clear" w:color="auto" w:fill="FFFFFF"/>
        </w:rPr>
        <w:t>Limitations</w:t>
      </w:r>
      <w:bookmarkEnd w:id="43"/>
    </w:p>
    <w:p w14:paraId="4BC26FF6" w14:textId="61A19E65" w:rsidR="006E3179" w:rsidRPr="006E3179" w:rsidRDefault="00D029BF" w:rsidP="00E42E4D">
      <w:pPr>
        <w:spacing w:line="360" w:lineRule="auto"/>
        <w:rPr>
          <w:shd w:val="clear" w:color="auto" w:fill="FFFFFF"/>
        </w:rPr>
      </w:pPr>
      <w:r w:rsidRPr="00124003">
        <w:rPr>
          <w:b/>
          <w:bCs/>
          <w:shd w:val="clear" w:color="auto" w:fill="FFFFFF"/>
        </w:rPr>
        <w:tab/>
      </w:r>
      <w:r w:rsidR="00124003">
        <w:rPr>
          <w:shd w:val="clear" w:color="auto" w:fill="FFFFFF"/>
        </w:rPr>
        <w:t xml:space="preserve">One of the issues faced during the play-testing periods was how some teams were unable to playtest their ideas with other teams. Although internal-playtesting was an option, it is best to have the opinions of others have a say at your game. The factor of ‘biasedness’ could come into play or it may not, so it is beneficial for others to give feedback on your game as well.  Furthermore, different students have different backgrounds. What this means is that some have the knowledge to create games while others are just starting out. If by chance a team consists of every member not having experience in creating simple games, the team could be in shambles. Despite the teams being assigned randomly, students are still required to figure and work things out in the end and be ready for the presentation. In some instances, a team would consist of fewer members compared to other teams. </w:t>
      </w:r>
      <w:r w:rsidR="003C1E10">
        <w:rPr>
          <w:shd w:val="clear" w:color="auto" w:fill="FFFFFF"/>
        </w:rPr>
        <w:t xml:space="preserve">Although this means that there will be less conflict in ideas, it will take longer to work through the task at hand. This will then promote the team to come up with a very simple idea to present to the class. </w:t>
      </w:r>
    </w:p>
    <w:p w14:paraId="26B08ABB" w14:textId="548DD79F" w:rsidR="00623825" w:rsidRDefault="006E3179" w:rsidP="00E42E4D">
      <w:pPr>
        <w:pStyle w:val="Heading1"/>
        <w:numPr>
          <w:ilvl w:val="0"/>
          <w:numId w:val="2"/>
        </w:numPr>
        <w:spacing w:line="360" w:lineRule="auto"/>
      </w:pPr>
      <w:bookmarkStart w:id="44" w:name="_Toc56777764"/>
      <w:r>
        <w:lastRenderedPageBreak/>
        <w:t>Reflections on a</w:t>
      </w:r>
      <w:r w:rsidR="00D47A9E">
        <w:t xml:space="preserve">cquired &amp; </w:t>
      </w:r>
      <w:r>
        <w:t>r</w:t>
      </w:r>
      <w:r w:rsidR="00D47A9E">
        <w:t>equired skills for Employability</w:t>
      </w:r>
      <w:bookmarkEnd w:id="44"/>
    </w:p>
    <w:p w14:paraId="47A852CE" w14:textId="10467BB6" w:rsidR="00623827" w:rsidRPr="00623825" w:rsidRDefault="00E42E4D" w:rsidP="006E33E9">
      <w:pPr>
        <w:spacing w:line="360" w:lineRule="auto"/>
      </w:pPr>
      <w:r>
        <w:tab/>
        <w:t xml:space="preserve">During the course of 7 weeks, I have gained and acquired many new skills that will benefit myself in future employability. Being in a different team consisting of different members each week has allowed me to learn and apply skills. The first of which is managing and leading the project. I sometimes propose my idea to the group and also give my thoughts and opinions if another has proposed theirs. Furthermore, on a few occasions I will allocate my members to work on their specific tasks in order to complete it accordingly and on time. To add to that, asking each member to present on the slides they worked on during the presentation is also part of how I am keen on managing my team. There are times when a member will disapprove of an idea, when that happens, we try to work things out and hear one another’s arguments and go with a final deciding vote on a final conclusion. We used this method so that there would be no hard feelings and conflict as it shows what the majority of the team wants to achieve. Overall, I have improved on my confidence levels in terms of proposing my own idea, arguing in the case of a conflict and presenting what we have done to the class. Also, being able to listen and understand the ideas and opinions of my team members has enhanced my capabilities in how I view thins. It has widened my thinking as I have gained more knowledgeable facts from each different member. </w:t>
      </w:r>
    </w:p>
    <w:p w14:paraId="236A0A2F" w14:textId="0812528D" w:rsidR="00FC4ADC" w:rsidRPr="00E42E4D" w:rsidRDefault="00976EF6" w:rsidP="00E42E4D">
      <w:pPr>
        <w:pStyle w:val="Heading1"/>
        <w:numPr>
          <w:ilvl w:val="0"/>
          <w:numId w:val="2"/>
        </w:numPr>
        <w:spacing w:line="360" w:lineRule="auto"/>
        <w:rPr>
          <w:shd w:val="clear" w:color="auto" w:fill="FFFFFF"/>
        </w:rPr>
      </w:pPr>
      <w:bookmarkStart w:id="45" w:name="_Toc56777765"/>
      <w:r w:rsidRPr="00124003">
        <w:rPr>
          <w:shd w:val="clear" w:color="auto" w:fill="FFFFFF"/>
        </w:rPr>
        <w:t>References</w:t>
      </w:r>
      <w:bookmarkEnd w:id="45"/>
    </w:p>
    <w:p w14:paraId="1184871A" w14:textId="77777777" w:rsidR="00FC4ADC" w:rsidRDefault="00FC4ADC" w:rsidP="00E42E4D">
      <w:pPr>
        <w:tabs>
          <w:tab w:val="right" w:pos="9639"/>
        </w:tabs>
        <w:spacing w:line="360" w:lineRule="auto"/>
      </w:pPr>
      <w:r>
        <w:rPr>
          <w:rFonts w:eastAsia="Arial" w:cs="Arial"/>
          <w:szCs w:val="24"/>
        </w:rPr>
        <w:t xml:space="preserve">Braithwaite B. (2008). Challenges for Game Designers. Delmar Publishing. </w:t>
      </w:r>
    </w:p>
    <w:p w14:paraId="4DD19485" w14:textId="005E8510" w:rsidR="00623825" w:rsidRDefault="00FC4ADC" w:rsidP="00E42E4D">
      <w:pPr>
        <w:spacing w:line="360" w:lineRule="auto"/>
        <w:rPr>
          <w:rFonts w:eastAsia="Arial" w:cs="Arial"/>
          <w:szCs w:val="24"/>
        </w:rPr>
      </w:pPr>
      <w:r>
        <w:rPr>
          <w:rFonts w:eastAsia="Arial" w:cs="Arial"/>
          <w:szCs w:val="24"/>
        </w:rPr>
        <w:t>Schell, J. (2008) The Art of Game Design – A book of Lenses. Burlington, Elsevier.</w:t>
      </w:r>
    </w:p>
    <w:p w14:paraId="6E93B9D9" w14:textId="0EC8AC77" w:rsidR="00FC4ADC" w:rsidRPr="006E33E9" w:rsidRDefault="003454FE" w:rsidP="00E42E4D">
      <w:pPr>
        <w:spacing w:line="360" w:lineRule="auto"/>
        <w:rPr>
          <w:rFonts w:cs="Arial"/>
          <w:i/>
          <w:iCs/>
          <w:u w:val="single"/>
        </w:rPr>
      </w:pPr>
      <w:r w:rsidRPr="006E33E9">
        <w:rPr>
          <w:rFonts w:cs="Arial"/>
        </w:rPr>
        <w:t>https://awwapp.com/b/ubuyyuvatj5yd/#</w:t>
      </w:r>
    </w:p>
    <w:p w14:paraId="1354349D" w14:textId="4D797FF3" w:rsidR="00623825" w:rsidRDefault="00623825" w:rsidP="00E42E4D">
      <w:pPr>
        <w:pStyle w:val="Heading1"/>
        <w:numPr>
          <w:ilvl w:val="0"/>
          <w:numId w:val="2"/>
        </w:numPr>
        <w:spacing w:line="360" w:lineRule="auto"/>
        <w:rPr>
          <w:shd w:val="clear" w:color="auto" w:fill="FFFFFF"/>
        </w:rPr>
      </w:pPr>
      <w:bookmarkStart w:id="46" w:name="_Toc56777766"/>
      <w:r>
        <w:rPr>
          <w:shd w:val="clear" w:color="auto" w:fill="FFFFFF"/>
        </w:rPr>
        <w:t>CV &amp; LinkedIn</w:t>
      </w:r>
      <w:bookmarkEnd w:id="46"/>
    </w:p>
    <w:p w14:paraId="492E77CA" w14:textId="77777777" w:rsidR="006E33E9" w:rsidRPr="006E33E9" w:rsidRDefault="006E33E9" w:rsidP="006E33E9"/>
    <w:p w14:paraId="01FB6AEB" w14:textId="6CDA658C" w:rsidR="00097726" w:rsidRPr="00E42E4D" w:rsidRDefault="00C85891" w:rsidP="00E42E4D">
      <w:pPr>
        <w:pStyle w:val="Heading1"/>
        <w:numPr>
          <w:ilvl w:val="0"/>
          <w:numId w:val="2"/>
        </w:numPr>
        <w:spacing w:line="360" w:lineRule="auto"/>
        <w:rPr>
          <w:shd w:val="clear" w:color="auto" w:fill="FFFFFF"/>
        </w:rPr>
      </w:pPr>
      <w:bookmarkStart w:id="47" w:name="_Toc56777767"/>
      <w:r>
        <w:rPr>
          <w:shd w:val="clear" w:color="auto" w:fill="FFFFFF"/>
        </w:rPr>
        <w:t>Checklist:</w:t>
      </w:r>
      <w:bookmarkEnd w:id="47"/>
    </w:p>
    <w:tbl>
      <w:tblPr>
        <w:tblStyle w:val="TableGrid"/>
        <w:tblW w:w="9615" w:type="dxa"/>
        <w:tblLayout w:type="fixed"/>
        <w:tblLook w:val="04A0" w:firstRow="1" w:lastRow="0" w:firstColumn="1" w:lastColumn="0" w:noHBand="0" w:noVBand="1"/>
      </w:tblPr>
      <w:tblGrid>
        <w:gridCol w:w="7787"/>
        <w:gridCol w:w="1828"/>
      </w:tblGrid>
      <w:tr w:rsidR="00097726" w14:paraId="231153E3" w14:textId="77777777" w:rsidTr="00623827">
        <w:tc>
          <w:tcPr>
            <w:tcW w:w="7787" w:type="dxa"/>
            <w:tcBorders>
              <w:top w:val="single" w:sz="8" w:space="0" w:color="auto"/>
              <w:left w:val="single" w:sz="8" w:space="0" w:color="auto"/>
              <w:bottom w:val="single" w:sz="8" w:space="0" w:color="auto"/>
              <w:right w:val="single" w:sz="8" w:space="0" w:color="auto"/>
            </w:tcBorders>
          </w:tcPr>
          <w:p w14:paraId="254174A4" w14:textId="77777777" w:rsidR="00097726" w:rsidRDefault="00097726" w:rsidP="00E42E4D">
            <w:pPr>
              <w:spacing w:line="360" w:lineRule="auto"/>
              <w:jc w:val="center"/>
            </w:pPr>
            <w:r>
              <w:rPr>
                <w:rFonts w:eastAsia="Arial" w:cs="Arial"/>
                <w:b/>
                <w:bCs/>
                <w:szCs w:val="24"/>
              </w:rPr>
              <w:t>Item</w:t>
            </w:r>
          </w:p>
        </w:tc>
        <w:tc>
          <w:tcPr>
            <w:tcW w:w="1828" w:type="dxa"/>
            <w:tcBorders>
              <w:top w:val="single" w:sz="8" w:space="0" w:color="auto"/>
              <w:left w:val="single" w:sz="8" w:space="0" w:color="auto"/>
              <w:bottom w:val="single" w:sz="8" w:space="0" w:color="auto"/>
              <w:right w:val="single" w:sz="8" w:space="0" w:color="auto"/>
            </w:tcBorders>
          </w:tcPr>
          <w:p w14:paraId="5B24850E" w14:textId="77777777" w:rsidR="00097726" w:rsidRDefault="00097726" w:rsidP="00E42E4D">
            <w:pPr>
              <w:spacing w:line="360" w:lineRule="auto"/>
              <w:jc w:val="center"/>
            </w:pPr>
            <w:r>
              <w:rPr>
                <w:rFonts w:eastAsia="Arial" w:cs="Arial"/>
                <w:b/>
                <w:bCs/>
                <w:szCs w:val="24"/>
              </w:rPr>
              <w:t xml:space="preserve">Completed </w:t>
            </w:r>
            <w:r>
              <w:rPr>
                <w:rFonts w:ascii="Wingdings" w:eastAsia="Wingdings" w:hAnsi="Wingdings" w:cs="Wingdings"/>
                <w:b/>
                <w:bCs/>
                <w:szCs w:val="24"/>
              </w:rPr>
              <w:t>ü</w:t>
            </w:r>
          </w:p>
        </w:tc>
      </w:tr>
      <w:tr w:rsidR="00097726" w14:paraId="596A7291" w14:textId="77777777" w:rsidTr="00623827">
        <w:tc>
          <w:tcPr>
            <w:tcW w:w="7787" w:type="dxa"/>
            <w:tcBorders>
              <w:top w:val="single" w:sz="8" w:space="0" w:color="auto"/>
              <w:left w:val="single" w:sz="8" w:space="0" w:color="auto"/>
              <w:bottom w:val="single" w:sz="8" w:space="0" w:color="auto"/>
              <w:right w:val="single" w:sz="8" w:space="0" w:color="auto"/>
            </w:tcBorders>
          </w:tcPr>
          <w:p w14:paraId="6ACBF139" w14:textId="77777777" w:rsidR="00097726" w:rsidRDefault="00097726" w:rsidP="00E42E4D">
            <w:pPr>
              <w:spacing w:line="360" w:lineRule="auto"/>
            </w:pPr>
            <w:r>
              <w:rPr>
                <w:rFonts w:eastAsia="Arial" w:cs="Arial"/>
                <w:szCs w:val="24"/>
              </w:rPr>
              <w:t xml:space="preserve">I have read all of the assignment brief, its learning outcomes and marking criteria. I have clarified anything that I am unsure of with the module coordinator.  </w:t>
            </w:r>
          </w:p>
        </w:tc>
        <w:tc>
          <w:tcPr>
            <w:tcW w:w="1828" w:type="dxa"/>
            <w:tcBorders>
              <w:top w:val="single" w:sz="8" w:space="0" w:color="auto"/>
              <w:left w:val="single" w:sz="8" w:space="0" w:color="auto"/>
              <w:bottom w:val="single" w:sz="8" w:space="0" w:color="auto"/>
              <w:right w:val="single" w:sz="8" w:space="0" w:color="auto"/>
            </w:tcBorders>
          </w:tcPr>
          <w:p w14:paraId="75D5284E" w14:textId="77777777" w:rsidR="00D47A9E" w:rsidRDefault="00097726" w:rsidP="00E42E4D">
            <w:pPr>
              <w:spacing w:line="360" w:lineRule="auto"/>
              <w:rPr>
                <w:rFonts w:eastAsia="Arial" w:cs="Arial"/>
                <w:szCs w:val="24"/>
              </w:rPr>
            </w:pPr>
            <w:r>
              <w:rPr>
                <w:rFonts w:eastAsia="Arial" w:cs="Arial"/>
                <w:szCs w:val="24"/>
              </w:rPr>
              <w:t xml:space="preserve"> </w:t>
            </w:r>
            <w:r w:rsidR="00D47A9E">
              <w:rPr>
                <w:rFonts w:eastAsia="Arial" w:cs="Arial"/>
                <w:szCs w:val="24"/>
              </w:rPr>
              <w:t xml:space="preserve">          </w:t>
            </w:r>
          </w:p>
          <w:p w14:paraId="2CF1F5AB" w14:textId="7EDC0FB7" w:rsidR="00097726" w:rsidRDefault="00D47A9E"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097726" w14:paraId="34B0BBB2" w14:textId="77777777" w:rsidTr="00623827">
        <w:tc>
          <w:tcPr>
            <w:tcW w:w="7787" w:type="dxa"/>
            <w:tcBorders>
              <w:top w:val="single" w:sz="8" w:space="0" w:color="auto"/>
              <w:left w:val="single" w:sz="8" w:space="0" w:color="auto"/>
              <w:bottom w:val="single" w:sz="8" w:space="0" w:color="auto"/>
              <w:right w:val="single" w:sz="8" w:space="0" w:color="auto"/>
            </w:tcBorders>
          </w:tcPr>
          <w:p w14:paraId="63BA0F86" w14:textId="77777777" w:rsidR="00097726" w:rsidRDefault="00097726" w:rsidP="00E42E4D">
            <w:pPr>
              <w:spacing w:line="360" w:lineRule="auto"/>
            </w:pPr>
            <w:r>
              <w:rPr>
                <w:rFonts w:eastAsia="Arial" w:cs="Arial"/>
                <w:szCs w:val="24"/>
              </w:rPr>
              <w:t xml:space="preserve">I have attended all the taught sessions and completed my weekly online diaries and submitted to </w:t>
            </w:r>
            <w:proofErr w:type="spellStart"/>
            <w:r>
              <w:rPr>
                <w:rFonts w:eastAsia="Arial" w:cs="Arial"/>
                <w:szCs w:val="24"/>
              </w:rPr>
              <w:t>GitHubEducation</w:t>
            </w:r>
            <w:proofErr w:type="spellEnd"/>
            <w:r>
              <w:rPr>
                <w:rFonts w:eastAsia="Arial" w:cs="Arial"/>
                <w:szCs w:val="24"/>
              </w:rPr>
              <w:t xml:space="preserve"> via Moodle. </w:t>
            </w:r>
          </w:p>
        </w:tc>
        <w:tc>
          <w:tcPr>
            <w:tcW w:w="1828" w:type="dxa"/>
            <w:tcBorders>
              <w:top w:val="single" w:sz="8" w:space="0" w:color="auto"/>
              <w:left w:val="single" w:sz="8" w:space="0" w:color="auto"/>
              <w:bottom w:val="single" w:sz="8" w:space="0" w:color="auto"/>
              <w:right w:val="single" w:sz="8" w:space="0" w:color="auto"/>
            </w:tcBorders>
          </w:tcPr>
          <w:p w14:paraId="615BA57B" w14:textId="77777777" w:rsidR="00623827" w:rsidRDefault="00097726" w:rsidP="00E42E4D">
            <w:pPr>
              <w:spacing w:line="360" w:lineRule="auto"/>
              <w:rPr>
                <w:rFonts w:eastAsia="Arial" w:cs="Arial"/>
                <w:szCs w:val="24"/>
              </w:rPr>
            </w:pPr>
            <w:r>
              <w:rPr>
                <w:rFonts w:eastAsia="Arial" w:cs="Arial"/>
                <w:szCs w:val="24"/>
              </w:rPr>
              <w:t xml:space="preserve"> </w:t>
            </w:r>
            <w:r w:rsidR="00623827">
              <w:rPr>
                <w:rFonts w:eastAsia="Arial" w:cs="Arial"/>
                <w:szCs w:val="24"/>
              </w:rPr>
              <w:t xml:space="preserve">           </w:t>
            </w:r>
          </w:p>
          <w:p w14:paraId="73F26244" w14:textId="13E84823" w:rsidR="00097726"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097726" w14:paraId="7BDAD91E" w14:textId="77777777" w:rsidTr="00623827">
        <w:tc>
          <w:tcPr>
            <w:tcW w:w="7787" w:type="dxa"/>
            <w:tcBorders>
              <w:top w:val="single" w:sz="8" w:space="0" w:color="auto"/>
              <w:left w:val="single" w:sz="8" w:space="0" w:color="auto"/>
              <w:bottom w:val="single" w:sz="8" w:space="0" w:color="auto"/>
              <w:right w:val="single" w:sz="8" w:space="0" w:color="auto"/>
            </w:tcBorders>
          </w:tcPr>
          <w:p w14:paraId="7B1D7234" w14:textId="77777777" w:rsidR="00097726" w:rsidRDefault="00097726" w:rsidP="00E42E4D">
            <w:pPr>
              <w:spacing w:line="360" w:lineRule="auto"/>
            </w:pPr>
            <w:r>
              <w:rPr>
                <w:rFonts w:eastAsia="Arial" w:cs="Arial"/>
                <w:szCs w:val="24"/>
              </w:rPr>
              <w:t xml:space="preserve">I have been proactive in organising play testing sessions with my other classmates outside of my group. </w:t>
            </w:r>
          </w:p>
        </w:tc>
        <w:tc>
          <w:tcPr>
            <w:tcW w:w="1828" w:type="dxa"/>
            <w:tcBorders>
              <w:top w:val="single" w:sz="8" w:space="0" w:color="auto"/>
              <w:left w:val="single" w:sz="8" w:space="0" w:color="auto"/>
              <w:bottom w:val="single" w:sz="8" w:space="0" w:color="auto"/>
              <w:right w:val="single" w:sz="8" w:space="0" w:color="auto"/>
            </w:tcBorders>
          </w:tcPr>
          <w:p w14:paraId="51242222" w14:textId="77777777" w:rsidR="00623827" w:rsidRDefault="00097726" w:rsidP="00E42E4D">
            <w:pPr>
              <w:spacing w:line="360" w:lineRule="auto"/>
              <w:rPr>
                <w:rFonts w:eastAsia="Arial" w:cs="Arial"/>
                <w:szCs w:val="24"/>
              </w:rPr>
            </w:pPr>
            <w:r>
              <w:rPr>
                <w:rFonts w:eastAsia="Arial" w:cs="Arial"/>
                <w:szCs w:val="24"/>
              </w:rPr>
              <w:t xml:space="preserve"> </w:t>
            </w:r>
            <w:r w:rsidR="00623827">
              <w:rPr>
                <w:rFonts w:eastAsia="Arial" w:cs="Arial"/>
                <w:szCs w:val="24"/>
              </w:rPr>
              <w:t xml:space="preserve">           </w:t>
            </w:r>
          </w:p>
          <w:p w14:paraId="33B32D3A" w14:textId="723E4DC3" w:rsidR="00097726"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097726" w14:paraId="2DA559B2" w14:textId="77777777" w:rsidTr="00623827">
        <w:tc>
          <w:tcPr>
            <w:tcW w:w="7787" w:type="dxa"/>
            <w:tcBorders>
              <w:top w:val="single" w:sz="8" w:space="0" w:color="auto"/>
              <w:left w:val="single" w:sz="8" w:space="0" w:color="auto"/>
              <w:bottom w:val="single" w:sz="8" w:space="0" w:color="auto"/>
              <w:right w:val="single" w:sz="8" w:space="0" w:color="auto"/>
            </w:tcBorders>
          </w:tcPr>
          <w:p w14:paraId="15C845F1" w14:textId="77777777" w:rsidR="00097726" w:rsidRDefault="00097726" w:rsidP="00E42E4D">
            <w:pPr>
              <w:spacing w:line="360" w:lineRule="auto"/>
            </w:pPr>
            <w:r>
              <w:rPr>
                <w:rFonts w:eastAsia="Arial" w:cs="Arial"/>
                <w:szCs w:val="24"/>
              </w:rPr>
              <w:t xml:space="preserve">I have been proactive in getting to know my classmates. </w:t>
            </w:r>
          </w:p>
        </w:tc>
        <w:tc>
          <w:tcPr>
            <w:tcW w:w="1828" w:type="dxa"/>
            <w:tcBorders>
              <w:top w:val="single" w:sz="8" w:space="0" w:color="auto"/>
              <w:left w:val="single" w:sz="8" w:space="0" w:color="auto"/>
              <w:bottom w:val="single" w:sz="8" w:space="0" w:color="auto"/>
              <w:right w:val="single" w:sz="8" w:space="0" w:color="auto"/>
            </w:tcBorders>
          </w:tcPr>
          <w:p w14:paraId="3F2FF3B6" w14:textId="590E3393" w:rsidR="00097726"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097726" w14:paraId="03033280" w14:textId="77777777" w:rsidTr="00623827">
        <w:tc>
          <w:tcPr>
            <w:tcW w:w="7787" w:type="dxa"/>
            <w:tcBorders>
              <w:top w:val="single" w:sz="8" w:space="0" w:color="auto"/>
              <w:left w:val="single" w:sz="8" w:space="0" w:color="auto"/>
              <w:bottom w:val="single" w:sz="8" w:space="0" w:color="auto"/>
              <w:right w:val="single" w:sz="8" w:space="0" w:color="auto"/>
            </w:tcBorders>
          </w:tcPr>
          <w:p w14:paraId="3B6ECD91" w14:textId="77777777" w:rsidR="00097726" w:rsidRDefault="00097726" w:rsidP="00E42E4D">
            <w:pPr>
              <w:spacing w:line="360" w:lineRule="auto"/>
            </w:pPr>
            <w:r>
              <w:rPr>
                <w:rFonts w:eastAsia="Arial" w:cs="Arial"/>
                <w:szCs w:val="24"/>
              </w:rPr>
              <w:lastRenderedPageBreak/>
              <w:t>I have read the feedback on my online diaries, clarified issues with the tutor and acted upon the guidance.</w:t>
            </w:r>
          </w:p>
        </w:tc>
        <w:tc>
          <w:tcPr>
            <w:tcW w:w="1828" w:type="dxa"/>
            <w:tcBorders>
              <w:top w:val="single" w:sz="8" w:space="0" w:color="auto"/>
              <w:left w:val="single" w:sz="8" w:space="0" w:color="auto"/>
              <w:bottom w:val="single" w:sz="8" w:space="0" w:color="auto"/>
              <w:right w:val="single" w:sz="8" w:space="0" w:color="auto"/>
            </w:tcBorders>
          </w:tcPr>
          <w:p w14:paraId="10DD61F3" w14:textId="77777777" w:rsidR="00623827" w:rsidRDefault="00097726" w:rsidP="00E42E4D">
            <w:pPr>
              <w:spacing w:line="360" w:lineRule="auto"/>
              <w:rPr>
                <w:rFonts w:eastAsia="Arial" w:cs="Arial"/>
                <w:szCs w:val="24"/>
              </w:rPr>
            </w:pPr>
            <w:r>
              <w:rPr>
                <w:rFonts w:eastAsia="Arial" w:cs="Arial"/>
                <w:szCs w:val="24"/>
              </w:rPr>
              <w:t xml:space="preserve"> </w:t>
            </w:r>
            <w:r w:rsidR="00623827">
              <w:rPr>
                <w:rFonts w:eastAsia="Arial" w:cs="Arial"/>
                <w:szCs w:val="24"/>
              </w:rPr>
              <w:t xml:space="preserve">           </w:t>
            </w:r>
          </w:p>
          <w:p w14:paraId="24D10D97" w14:textId="18036F10" w:rsidR="00097726"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097726" w14:paraId="249161D6" w14:textId="77777777" w:rsidTr="00623827">
        <w:tc>
          <w:tcPr>
            <w:tcW w:w="7787" w:type="dxa"/>
            <w:tcBorders>
              <w:top w:val="single" w:sz="8" w:space="0" w:color="auto"/>
              <w:left w:val="single" w:sz="8" w:space="0" w:color="auto"/>
              <w:bottom w:val="single" w:sz="8" w:space="0" w:color="auto"/>
              <w:right w:val="single" w:sz="8" w:space="0" w:color="auto"/>
            </w:tcBorders>
          </w:tcPr>
          <w:p w14:paraId="2CB50768" w14:textId="77777777" w:rsidR="00097726" w:rsidRDefault="00097726" w:rsidP="00E42E4D">
            <w:pPr>
              <w:spacing w:line="360" w:lineRule="auto"/>
            </w:pPr>
            <w:r>
              <w:rPr>
                <w:rFonts w:eastAsia="Arial" w:cs="Arial"/>
                <w:szCs w:val="24"/>
              </w:rPr>
              <w:t>I have made sure my formal presentations are in an academic format i.e. objective, impersonal and in past tense which describes the work I have undertaken.</w:t>
            </w:r>
          </w:p>
        </w:tc>
        <w:tc>
          <w:tcPr>
            <w:tcW w:w="1828" w:type="dxa"/>
            <w:tcBorders>
              <w:top w:val="single" w:sz="8" w:space="0" w:color="auto"/>
              <w:left w:val="single" w:sz="8" w:space="0" w:color="auto"/>
              <w:bottom w:val="single" w:sz="8" w:space="0" w:color="auto"/>
              <w:right w:val="single" w:sz="8" w:space="0" w:color="auto"/>
            </w:tcBorders>
          </w:tcPr>
          <w:p w14:paraId="56C86CBD" w14:textId="77777777" w:rsidR="00623827" w:rsidRDefault="00097726" w:rsidP="00E42E4D">
            <w:pPr>
              <w:spacing w:line="360" w:lineRule="auto"/>
              <w:rPr>
                <w:rFonts w:eastAsia="Arial" w:cs="Arial"/>
                <w:szCs w:val="24"/>
              </w:rPr>
            </w:pPr>
            <w:r>
              <w:rPr>
                <w:rFonts w:eastAsia="Arial" w:cs="Arial"/>
                <w:szCs w:val="24"/>
              </w:rPr>
              <w:t xml:space="preserve"> </w:t>
            </w:r>
            <w:r w:rsidR="00623827">
              <w:rPr>
                <w:rFonts w:eastAsia="Arial" w:cs="Arial"/>
                <w:szCs w:val="24"/>
              </w:rPr>
              <w:t xml:space="preserve">           </w:t>
            </w:r>
          </w:p>
          <w:p w14:paraId="37E9EF62" w14:textId="620063C7" w:rsidR="00097726"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07D5E07C" w14:textId="77777777" w:rsidTr="00623827">
        <w:tc>
          <w:tcPr>
            <w:tcW w:w="7787" w:type="dxa"/>
            <w:tcBorders>
              <w:top w:val="single" w:sz="8" w:space="0" w:color="auto"/>
              <w:left w:val="single" w:sz="8" w:space="0" w:color="auto"/>
              <w:bottom w:val="single" w:sz="8" w:space="0" w:color="auto"/>
              <w:right w:val="single" w:sz="8" w:space="0" w:color="auto"/>
            </w:tcBorders>
          </w:tcPr>
          <w:p w14:paraId="78632368" w14:textId="77777777" w:rsidR="00623827" w:rsidRDefault="00623827" w:rsidP="00E42E4D">
            <w:pPr>
              <w:spacing w:line="360" w:lineRule="auto"/>
            </w:pPr>
            <w:r>
              <w:rPr>
                <w:rFonts w:eastAsia="Arial" w:cs="Arial"/>
                <w:szCs w:val="24"/>
              </w:rPr>
              <w:t xml:space="preserve">I have submitted a report for pre-assessment, plagiarism check </w:t>
            </w:r>
          </w:p>
        </w:tc>
        <w:tc>
          <w:tcPr>
            <w:tcW w:w="1828" w:type="dxa"/>
            <w:tcBorders>
              <w:top w:val="single" w:sz="8" w:space="0" w:color="auto"/>
              <w:left w:val="single" w:sz="8" w:space="0" w:color="auto"/>
              <w:bottom w:val="single" w:sz="8" w:space="0" w:color="auto"/>
              <w:right w:val="single" w:sz="8" w:space="0" w:color="auto"/>
            </w:tcBorders>
          </w:tcPr>
          <w:p w14:paraId="0E5256BA" w14:textId="062897B3"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0CF83A9C" w14:textId="77777777" w:rsidTr="00623827">
        <w:tc>
          <w:tcPr>
            <w:tcW w:w="7787" w:type="dxa"/>
            <w:tcBorders>
              <w:top w:val="single" w:sz="8" w:space="0" w:color="auto"/>
              <w:left w:val="single" w:sz="8" w:space="0" w:color="auto"/>
              <w:bottom w:val="single" w:sz="8" w:space="0" w:color="auto"/>
              <w:right w:val="single" w:sz="8" w:space="0" w:color="auto"/>
            </w:tcBorders>
          </w:tcPr>
          <w:p w14:paraId="3311B064" w14:textId="77777777" w:rsidR="00623827" w:rsidRDefault="00623827" w:rsidP="00E42E4D">
            <w:pPr>
              <w:spacing w:line="360" w:lineRule="auto"/>
            </w:pPr>
            <w:r>
              <w:rPr>
                <w:rFonts w:eastAsia="Arial" w:cs="Arial"/>
                <w:szCs w:val="24"/>
              </w:rPr>
              <w:t>All work that is not my own is correctly referenced either in the report.</w:t>
            </w:r>
          </w:p>
        </w:tc>
        <w:tc>
          <w:tcPr>
            <w:tcW w:w="1828" w:type="dxa"/>
            <w:tcBorders>
              <w:top w:val="single" w:sz="8" w:space="0" w:color="auto"/>
              <w:left w:val="single" w:sz="8" w:space="0" w:color="auto"/>
              <w:bottom w:val="single" w:sz="8" w:space="0" w:color="auto"/>
              <w:right w:val="single" w:sz="8" w:space="0" w:color="auto"/>
            </w:tcBorders>
          </w:tcPr>
          <w:p w14:paraId="48A8C0C6" w14:textId="476AC993"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5F7CD23C" w14:textId="77777777" w:rsidTr="00623827">
        <w:tc>
          <w:tcPr>
            <w:tcW w:w="7787" w:type="dxa"/>
            <w:tcBorders>
              <w:top w:val="single" w:sz="8" w:space="0" w:color="auto"/>
              <w:left w:val="single" w:sz="8" w:space="0" w:color="auto"/>
              <w:bottom w:val="single" w:sz="8" w:space="0" w:color="auto"/>
              <w:right w:val="single" w:sz="8" w:space="0" w:color="auto"/>
            </w:tcBorders>
          </w:tcPr>
          <w:p w14:paraId="29ED1B82" w14:textId="77777777" w:rsidR="00623827" w:rsidRDefault="00623827" w:rsidP="00E42E4D">
            <w:pPr>
              <w:spacing w:line="360" w:lineRule="auto"/>
            </w:pPr>
            <w:r>
              <w:rPr>
                <w:rFonts w:eastAsia="Arial" w:cs="Arial"/>
                <w:szCs w:val="24"/>
              </w:rPr>
              <w:t xml:space="preserve">I have taken on board the feedback, clarified any points I did not understand with the tutor and have acted upon the advice.  </w:t>
            </w:r>
          </w:p>
        </w:tc>
        <w:tc>
          <w:tcPr>
            <w:tcW w:w="1828" w:type="dxa"/>
            <w:tcBorders>
              <w:top w:val="single" w:sz="8" w:space="0" w:color="auto"/>
              <w:left w:val="single" w:sz="8" w:space="0" w:color="auto"/>
              <w:bottom w:val="single" w:sz="8" w:space="0" w:color="auto"/>
              <w:right w:val="single" w:sz="8" w:space="0" w:color="auto"/>
            </w:tcBorders>
          </w:tcPr>
          <w:p w14:paraId="4400B052" w14:textId="77777777" w:rsidR="00623827" w:rsidRDefault="00623827" w:rsidP="00E42E4D">
            <w:pPr>
              <w:spacing w:line="360" w:lineRule="auto"/>
              <w:rPr>
                <w:rFonts w:eastAsia="Arial" w:cs="Arial"/>
                <w:szCs w:val="24"/>
              </w:rPr>
            </w:pPr>
            <w:r>
              <w:rPr>
                <w:rFonts w:eastAsia="Arial" w:cs="Arial"/>
                <w:szCs w:val="24"/>
              </w:rPr>
              <w:t xml:space="preserve">            </w:t>
            </w:r>
          </w:p>
          <w:p w14:paraId="084523D8" w14:textId="69790A43"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41071178" w14:textId="77777777" w:rsidTr="00623827">
        <w:tc>
          <w:tcPr>
            <w:tcW w:w="7787" w:type="dxa"/>
            <w:tcBorders>
              <w:top w:val="single" w:sz="8" w:space="0" w:color="auto"/>
              <w:left w:val="single" w:sz="8" w:space="0" w:color="auto"/>
              <w:bottom w:val="single" w:sz="8" w:space="0" w:color="auto"/>
              <w:right w:val="single" w:sz="8" w:space="0" w:color="auto"/>
            </w:tcBorders>
          </w:tcPr>
          <w:p w14:paraId="529A2D8C" w14:textId="77777777" w:rsidR="00623827" w:rsidRDefault="00623827" w:rsidP="00E42E4D">
            <w:pPr>
              <w:spacing w:line="360" w:lineRule="auto"/>
            </w:pPr>
            <w:r>
              <w:rPr>
                <w:rFonts w:eastAsia="Arial" w:cs="Arial"/>
                <w:szCs w:val="24"/>
              </w:rPr>
              <w:t>I have uploaded all the required files in plenty of time to the correct module Moodle assessment point.</w:t>
            </w:r>
          </w:p>
        </w:tc>
        <w:tc>
          <w:tcPr>
            <w:tcW w:w="1828" w:type="dxa"/>
            <w:tcBorders>
              <w:top w:val="single" w:sz="8" w:space="0" w:color="auto"/>
              <w:left w:val="single" w:sz="8" w:space="0" w:color="auto"/>
              <w:bottom w:val="single" w:sz="8" w:space="0" w:color="auto"/>
              <w:right w:val="single" w:sz="8" w:space="0" w:color="auto"/>
            </w:tcBorders>
          </w:tcPr>
          <w:p w14:paraId="638B8953" w14:textId="77777777" w:rsidR="00623827" w:rsidRDefault="00623827" w:rsidP="00E42E4D">
            <w:pPr>
              <w:spacing w:line="360" w:lineRule="auto"/>
              <w:rPr>
                <w:rFonts w:eastAsia="Arial" w:cs="Arial"/>
                <w:szCs w:val="24"/>
              </w:rPr>
            </w:pPr>
            <w:r>
              <w:rPr>
                <w:rFonts w:eastAsia="Arial" w:cs="Arial"/>
                <w:szCs w:val="24"/>
              </w:rPr>
              <w:t xml:space="preserve">            </w:t>
            </w:r>
          </w:p>
          <w:p w14:paraId="7FD24752" w14:textId="7B201EF3"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3E0E5B08" w14:textId="77777777" w:rsidTr="00623827">
        <w:tc>
          <w:tcPr>
            <w:tcW w:w="7787" w:type="dxa"/>
            <w:tcBorders>
              <w:top w:val="single" w:sz="8" w:space="0" w:color="auto"/>
              <w:left w:val="single" w:sz="8" w:space="0" w:color="auto"/>
              <w:bottom w:val="single" w:sz="8" w:space="0" w:color="auto"/>
              <w:right w:val="single" w:sz="8" w:space="0" w:color="auto"/>
            </w:tcBorders>
          </w:tcPr>
          <w:p w14:paraId="47360C06" w14:textId="77777777" w:rsidR="00623827" w:rsidRDefault="00623827" w:rsidP="00E42E4D">
            <w:pPr>
              <w:spacing w:line="360" w:lineRule="auto"/>
            </w:pPr>
            <w:r>
              <w:rPr>
                <w:rFonts w:eastAsia="Arial" w:cs="Arial"/>
                <w:szCs w:val="24"/>
              </w:rPr>
              <w:t>I have worked to be a committed and active member of the team.</w:t>
            </w:r>
          </w:p>
        </w:tc>
        <w:tc>
          <w:tcPr>
            <w:tcW w:w="1828" w:type="dxa"/>
            <w:tcBorders>
              <w:top w:val="single" w:sz="8" w:space="0" w:color="auto"/>
              <w:left w:val="single" w:sz="8" w:space="0" w:color="auto"/>
              <w:bottom w:val="single" w:sz="8" w:space="0" w:color="auto"/>
              <w:right w:val="single" w:sz="8" w:space="0" w:color="auto"/>
            </w:tcBorders>
          </w:tcPr>
          <w:p w14:paraId="7F781D70" w14:textId="151408D7"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6BFF97AE" w14:textId="77777777" w:rsidTr="00623827">
        <w:tc>
          <w:tcPr>
            <w:tcW w:w="7787" w:type="dxa"/>
            <w:tcBorders>
              <w:top w:val="single" w:sz="8" w:space="0" w:color="auto"/>
              <w:left w:val="single" w:sz="8" w:space="0" w:color="auto"/>
              <w:bottom w:val="single" w:sz="8" w:space="0" w:color="auto"/>
              <w:right w:val="single" w:sz="8" w:space="0" w:color="auto"/>
            </w:tcBorders>
          </w:tcPr>
          <w:p w14:paraId="47C719CC" w14:textId="77777777" w:rsidR="00623827" w:rsidRDefault="00623827" w:rsidP="00E42E4D">
            <w:pPr>
              <w:spacing w:line="360" w:lineRule="auto"/>
            </w:pPr>
            <w:r>
              <w:rPr>
                <w:rFonts w:eastAsia="Arial" w:cs="Arial"/>
                <w:szCs w:val="24"/>
              </w:rPr>
              <w:t xml:space="preserve">I have engaged with my studies, read all the required reading and completed all the required tasks outside of formal class contact. </w:t>
            </w:r>
          </w:p>
        </w:tc>
        <w:tc>
          <w:tcPr>
            <w:tcW w:w="1828" w:type="dxa"/>
            <w:tcBorders>
              <w:top w:val="single" w:sz="8" w:space="0" w:color="auto"/>
              <w:left w:val="single" w:sz="8" w:space="0" w:color="auto"/>
              <w:bottom w:val="single" w:sz="8" w:space="0" w:color="auto"/>
              <w:right w:val="single" w:sz="8" w:space="0" w:color="auto"/>
            </w:tcBorders>
          </w:tcPr>
          <w:p w14:paraId="1A503C67" w14:textId="77777777" w:rsidR="00623827" w:rsidRDefault="00623827" w:rsidP="00E42E4D">
            <w:pPr>
              <w:spacing w:line="360" w:lineRule="auto"/>
              <w:rPr>
                <w:rFonts w:eastAsia="Arial" w:cs="Arial"/>
                <w:szCs w:val="24"/>
              </w:rPr>
            </w:pPr>
            <w:r>
              <w:rPr>
                <w:rFonts w:eastAsia="Arial" w:cs="Arial"/>
                <w:szCs w:val="24"/>
              </w:rPr>
              <w:t xml:space="preserve">            </w:t>
            </w:r>
          </w:p>
          <w:p w14:paraId="3C35836C" w14:textId="1329F318"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r w:rsidR="00623827" w14:paraId="0985DD02" w14:textId="77777777" w:rsidTr="00623827">
        <w:tc>
          <w:tcPr>
            <w:tcW w:w="7787" w:type="dxa"/>
            <w:tcBorders>
              <w:top w:val="single" w:sz="8" w:space="0" w:color="auto"/>
              <w:left w:val="single" w:sz="8" w:space="0" w:color="auto"/>
              <w:bottom w:val="single" w:sz="8" w:space="0" w:color="auto"/>
              <w:right w:val="single" w:sz="8" w:space="0" w:color="auto"/>
            </w:tcBorders>
          </w:tcPr>
          <w:p w14:paraId="476AD90F" w14:textId="77777777" w:rsidR="00623827" w:rsidRDefault="00623827" w:rsidP="00E42E4D">
            <w:pPr>
              <w:spacing w:line="360" w:lineRule="auto"/>
            </w:pPr>
            <w:r>
              <w:rPr>
                <w:rFonts w:eastAsia="Arial" w:cs="Arial"/>
                <w:szCs w:val="24"/>
              </w:rPr>
              <w:t>I have clearly demonstrated a professional approach to my studies. All absences and non-submission of work has been discussed with the tutor.</w:t>
            </w:r>
          </w:p>
        </w:tc>
        <w:tc>
          <w:tcPr>
            <w:tcW w:w="1828" w:type="dxa"/>
            <w:tcBorders>
              <w:top w:val="single" w:sz="8" w:space="0" w:color="auto"/>
              <w:left w:val="single" w:sz="8" w:space="0" w:color="auto"/>
              <w:bottom w:val="single" w:sz="8" w:space="0" w:color="auto"/>
              <w:right w:val="single" w:sz="8" w:space="0" w:color="auto"/>
            </w:tcBorders>
          </w:tcPr>
          <w:p w14:paraId="4B5F919F" w14:textId="77777777" w:rsidR="00623827" w:rsidRDefault="00623827" w:rsidP="00E42E4D">
            <w:pPr>
              <w:spacing w:line="360" w:lineRule="auto"/>
              <w:rPr>
                <w:rFonts w:eastAsia="Arial" w:cs="Arial"/>
                <w:szCs w:val="24"/>
              </w:rPr>
            </w:pPr>
            <w:r>
              <w:rPr>
                <w:rFonts w:eastAsia="Arial" w:cs="Arial"/>
                <w:szCs w:val="24"/>
              </w:rPr>
              <w:t xml:space="preserve">           </w:t>
            </w:r>
          </w:p>
          <w:p w14:paraId="6915EF2F" w14:textId="2C62598E" w:rsidR="00623827" w:rsidRDefault="00623827" w:rsidP="00E42E4D">
            <w:pPr>
              <w:spacing w:line="360" w:lineRule="auto"/>
            </w:pPr>
            <w:r>
              <w:rPr>
                <w:rFonts w:eastAsia="Arial" w:cs="Arial"/>
                <w:szCs w:val="24"/>
              </w:rPr>
              <w:t xml:space="preserve">             </w:t>
            </w:r>
            <w:r>
              <w:rPr>
                <w:rFonts w:ascii="Wingdings" w:eastAsia="Wingdings" w:hAnsi="Wingdings" w:cs="Wingdings"/>
                <w:b/>
                <w:bCs/>
                <w:szCs w:val="24"/>
              </w:rPr>
              <w:t>ü</w:t>
            </w:r>
          </w:p>
        </w:tc>
      </w:tr>
    </w:tbl>
    <w:p w14:paraId="58AC7136" w14:textId="77777777" w:rsidR="00C85891" w:rsidRPr="00124003" w:rsidRDefault="00C85891" w:rsidP="00C85891">
      <w:pPr>
        <w:spacing w:line="360" w:lineRule="auto"/>
        <w:rPr>
          <w:b/>
          <w:bCs/>
          <w:shd w:val="clear" w:color="auto" w:fill="FFFFFF"/>
        </w:rPr>
      </w:pPr>
    </w:p>
    <w:sectPr w:rsidR="00C85891" w:rsidRPr="00124003">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28947" w14:textId="77777777" w:rsidR="00197E96" w:rsidRDefault="00197E96" w:rsidP="00F77780">
      <w:pPr>
        <w:spacing w:after="0" w:line="240" w:lineRule="auto"/>
      </w:pPr>
      <w:r>
        <w:separator/>
      </w:r>
    </w:p>
  </w:endnote>
  <w:endnote w:type="continuationSeparator" w:id="0">
    <w:p w14:paraId="2235B33B" w14:textId="77777777" w:rsidR="00197E96" w:rsidRDefault="00197E96" w:rsidP="00F77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DA6C0" w14:textId="77777777" w:rsidR="00376F13" w:rsidRDefault="00376F1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F1EBCC3" w14:textId="77777777" w:rsidR="00376F13" w:rsidRDefault="0037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64E8B" w14:textId="77777777" w:rsidR="00197E96" w:rsidRDefault="00197E96" w:rsidP="00F77780">
      <w:pPr>
        <w:spacing w:after="0" w:line="240" w:lineRule="auto"/>
      </w:pPr>
      <w:r>
        <w:separator/>
      </w:r>
    </w:p>
  </w:footnote>
  <w:footnote w:type="continuationSeparator" w:id="0">
    <w:p w14:paraId="1863A10B" w14:textId="77777777" w:rsidR="00197E96" w:rsidRDefault="00197E96" w:rsidP="00F77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9B7"/>
    <w:multiLevelType w:val="multilevel"/>
    <w:tmpl w:val="168083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EA0F4A"/>
    <w:multiLevelType w:val="hybridMultilevel"/>
    <w:tmpl w:val="3D905172"/>
    <w:lvl w:ilvl="0" w:tplc="62B4FCE4">
      <w:start w:val="4"/>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E154DD9"/>
    <w:multiLevelType w:val="hybridMultilevel"/>
    <w:tmpl w:val="BCE2CA02"/>
    <w:lvl w:ilvl="0" w:tplc="9C7CB53E">
      <w:start w:val="1"/>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C277F58"/>
    <w:multiLevelType w:val="hybridMultilevel"/>
    <w:tmpl w:val="B17EB468"/>
    <w:lvl w:ilvl="0" w:tplc="23F26DE0">
      <w:start w:val="4"/>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78A68E9"/>
    <w:multiLevelType w:val="multilevel"/>
    <w:tmpl w:val="D8C6BF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5335944"/>
    <w:multiLevelType w:val="multilevel"/>
    <w:tmpl w:val="553359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0B1"/>
    <w:rsid w:val="000023B3"/>
    <w:rsid w:val="00081FC4"/>
    <w:rsid w:val="00097726"/>
    <w:rsid w:val="00124003"/>
    <w:rsid w:val="00197E96"/>
    <w:rsid w:val="001F4CA7"/>
    <w:rsid w:val="00302D67"/>
    <w:rsid w:val="003454FE"/>
    <w:rsid w:val="00376F13"/>
    <w:rsid w:val="003C1E10"/>
    <w:rsid w:val="00467ADE"/>
    <w:rsid w:val="004C5000"/>
    <w:rsid w:val="004D03F0"/>
    <w:rsid w:val="00522CE4"/>
    <w:rsid w:val="005770B1"/>
    <w:rsid w:val="00623825"/>
    <w:rsid w:val="00623827"/>
    <w:rsid w:val="006E3179"/>
    <w:rsid w:val="006E33E9"/>
    <w:rsid w:val="00701979"/>
    <w:rsid w:val="007745F2"/>
    <w:rsid w:val="007A47E4"/>
    <w:rsid w:val="007A6422"/>
    <w:rsid w:val="007F2B52"/>
    <w:rsid w:val="007F4B3B"/>
    <w:rsid w:val="00836922"/>
    <w:rsid w:val="00896878"/>
    <w:rsid w:val="00976EF6"/>
    <w:rsid w:val="009B6E38"/>
    <w:rsid w:val="00A16855"/>
    <w:rsid w:val="00A203BD"/>
    <w:rsid w:val="00A2419D"/>
    <w:rsid w:val="00A81C69"/>
    <w:rsid w:val="00B6522B"/>
    <w:rsid w:val="00BB40B8"/>
    <w:rsid w:val="00C85891"/>
    <w:rsid w:val="00C86A07"/>
    <w:rsid w:val="00CD4AB8"/>
    <w:rsid w:val="00D029BF"/>
    <w:rsid w:val="00D47A9E"/>
    <w:rsid w:val="00DC1E13"/>
    <w:rsid w:val="00E046B7"/>
    <w:rsid w:val="00E42E4D"/>
    <w:rsid w:val="00E71189"/>
    <w:rsid w:val="00EA57A8"/>
    <w:rsid w:val="00F039A6"/>
    <w:rsid w:val="00F22982"/>
    <w:rsid w:val="00F3223B"/>
    <w:rsid w:val="00F77780"/>
    <w:rsid w:val="00F9225A"/>
    <w:rsid w:val="00FC4AD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55C5F"/>
  <w15:chartTrackingRefBased/>
  <w15:docId w15:val="{87E55080-8E0E-45EC-8394-B24EFC7A4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0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7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7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0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70B1"/>
    <w:pPr>
      <w:ind w:left="720"/>
      <w:contextualSpacing/>
    </w:pPr>
  </w:style>
  <w:style w:type="paragraph" w:styleId="BalloonText">
    <w:name w:val="Balloon Text"/>
    <w:basedOn w:val="Normal"/>
    <w:link w:val="BalloonTextChar"/>
    <w:uiPriority w:val="99"/>
    <w:semiHidden/>
    <w:unhideWhenUsed/>
    <w:rsid w:val="005770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B1"/>
    <w:rPr>
      <w:rFonts w:ascii="Segoe UI" w:hAnsi="Segoe UI" w:cs="Segoe UI"/>
      <w:sz w:val="18"/>
      <w:szCs w:val="18"/>
    </w:rPr>
  </w:style>
  <w:style w:type="table" w:styleId="TableGrid">
    <w:name w:val="Table Grid"/>
    <w:basedOn w:val="TableNormal"/>
    <w:rsid w:val="00C85891"/>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qFormat/>
    <w:rsid w:val="00097726"/>
    <w:pPr>
      <w:tabs>
        <w:tab w:val="left" w:pos="284"/>
        <w:tab w:val="left" w:pos="709"/>
        <w:tab w:val="left" w:pos="993"/>
        <w:tab w:val="left" w:pos="1296"/>
        <w:tab w:val="left" w:pos="1560"/>
        <w:tab w:val="left" w:pos="1843"/>
        <w:tab w:val="left" w:pos="2127"/>
        <w:tab w:val="right" w:pos="9639"/>
      </w:tabs>
      <w:suppressAutoHyphens/>
      <w:spacing w:after="0" w:line="240" w:lineRule="auto"/>
      <w:ind w:left="993" w:hanging="567"/>
    </w:pPr>
    <w:rPr>
      <w:rFonts w:ascii="Arial" w:eastAsia="Times New Roman" w:hAnsi="Arial" w:cs="Times New Roman"/>
      <w:sz w:val="24"/>
      <w:szCs w:val="20"/>
      <w:lang w:val="en-GB"/>
    </w:rPr>
  </w:style>
  <w:style w:type="character" w:customStyle="1" w:styleId="BodyTextIndent3Char">
    <w:name w:val="Body Text Indent 3 Char"/>
    <w:basedOn w:val="DefaultParagraphFont"/>
    <w:link w:val="BodyTextIndent3"/>
    <w:rsid w:val="00097726"/>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F77780"/>
    <w:pPr>
      <w:outlineLvl w:val="9"/>
    </w:pPr>
    <w:rPr>
      <w:lang w:val="en-US"/>
    </w:rPr>
  </w:style>
  <w:style w:type="character" w:customStyle="1" w:styleId="Heading2Char">
    <w:name w:val="Heading 2 Char"/>
    <w:basedOn w:val="DefaultParagraphFont"/>
    <w:link w:val="Heading2"/>
    <w:uiPriority w:val="9"/>
    <w:rsid w:val="00F7778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77780"/>
    <w:pPr>
      <w:spacing w:after="100"/>
    </w:pPr>
  </w:style>
  <w:style w:type="paragraph" w:styleId="TOC2">
    <w:name w:val="toc 2"/>
    <w:basedOn w:val="Normal"/>
    <w:next w:val="Normal"/>
    <w:autoRedefine/>
    <w:uiPriority w:val="39"/>
    <w:unhideWhenUsed/>
    <w:rsid w:val="00F77780"/>
    <w:pPr>
      <w:spacing w:after="100"/>
      <w:ind w:left="220"/>
    </w:pPr>
  </w:style>
  <w:style w:type="character" w:styleId="Hyperlink">
    <w:name w:val="Hyperlink"/>
    <w:basedOn w:val="DefaultParagraphFont"/>
    <w:uiPriority w:val="99"/>
    <w:unhideWhenUsed/>
    <w:rsid w:val="00F77780"/>
    <w:rPr>
      <w:color w:val="0563C1" w:themeColor="hyperlink"/>
      <w:u w:val="single"/>
    </w:rPr>
  </w:style>
  <w:style w:type="character" w:customStyle="1" w:styleId="Heading3Char">
    <w:name w:val="Heading 3 Char"/>
    <w:basedOn w:val="DefaultParagraphFont"/>
    <w:link w:val="Heading3"/>
    <w:uiPriority w:val="9"/>
    <w:rsid w:val="00F777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7780"/>
    <w:pPr>
      <w:spacing w:after="100"/>
      <w:ind w:left="440"/>
    </w:pPr>
  </w:style>
  <w:style w:type="paragraph" w:styleId="Header">
    <w:name w:val="header"/>
    <w:basedOn w:val="Normal"/>
    <w:link w:val="HeaderChar"/>
    <w:uiPriority w:val="99"/>
    <w:unhideWhenUsed/>
    <w:rsid w:val="00F77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780"/>
  </w:style>
  <w:style w:type="paragraph" w:styleId="Footer">
    <w:name w:val="footer"/>
    <w:basedOn w:val="Normal"/>
    <w:link w:val="FooterChar"/>
    <w:uiPriority w:val="99"/>
    <w:unhideWhenUsed/>
    <w:rsid w:val="00F77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780"/>
  </w:style>
  <w:style w:type="character" w:styleId="UnresolvedMention">
    <w:name w:val="Unresolved Mention"/>
    <w:basedOn w:val="DefaultParagraphFont"/>
    <w:uiPriority w:val="99"/>
    <w:semiHidden/>
    <w:unhideWhenUsed/>
    <w:rsid w:val="00002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youtube.com/watch?v=9a3bSlQLpnI&amp;ab_channel=torteman5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D7CF7-6FB2-4365-89AC-271FEA8A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3763</TotalTime>
  <Pages>21</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Yuen</dc:creator>
  <cp:keywords/>
  <dc:description/>
  <cp:lastModifiedBy>Yap Yuen</cp:lastModifiedBy>
  <cp:revision>3</cp:revision>
  <dcterms:created xsi:type="dcterms:W3CDTF">2020-11-13T12:16:00Z</dcterms:created>
  <dcterms:modified xsi:type="dcterms:W3CDTF">2020-11-23T07:28:00Z</dcterms:modified>
</cp:coreProperties>
</file>